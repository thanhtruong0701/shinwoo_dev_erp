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CC27B" w14:textId="21D98805" w:rsidR="00695AED" w:rsidRPr="00FB0670" w:rsidRDefault="00695AED" w:rsidP="00FB0670">
      <w:pPr>
        <w:keepNext/>
        <w:keepLines/>
        <w:widowControl w:val="0"/>
        <w:spacing w:after="0" w:line="0" w:lineRule="atLeast"/>
        <w:rPr>
          <w:rFonts w:ascii="Times New Roman" w:hAnsi="Times New Roman" w:cs="Times New Roman"/>
          <w:color w:val="F2F2F2" w:themeColor="background1" w:themeShade="F2"/>
          <w:sz w:val="2"/>
          <w:szCs w:val="2"/>
          <w:lang w:eastAsia="ko-KR"/>
        </w:rPr>
      </w:pPr>
      <w:r w:rsidRPr="00FB0670">
        <w:rPr>
          <w:rFonts w:ascii="Times New Roman" w:hAnsi="Times New Roman" w:cs="Times New Roman"/>
          <w:color w:val="F2F2F2" w:themeColor="background1" w:themeShade="F2"/>
          <w:sz w:val="2"/>
          <w:szCs w:val="2"/>
          <w:lang w:eastAsia="ko-KR"/>
        </w:rPr>
        <w:t>{{</w:t>
      </w:r>
      <w:r w:rsidRPr="00FB0670">
        <w:rPr>
          <w:color w:val="F2F2F2" w:themeColor="background1" w:themeShade="F2"/>
          <w:sz w:val="2"/>
          <w:szCs w:val="2"/>
        </w:rPr>
        <w:t xml:space="preserve">FOR </w:t>
      </w:r>
      <w:r w:rsidR="00363422" w:rsidRPr="00FB0670">
        <w:rPr>
          <w:color w:val="F2F2F2" w:themeColor="background1" w:themeShade="F2"/>
          <w:sz w:val="2"/>
          <w:szCs w:val="2"/>
        </w:rPr>
        <w:t>o</w:t>
      </w:r>
      <w:r w:rsidRPr="00FB0670">
        <w:rPr>
          <w:color w:val="F2F2F2" w:themeColor="background1" w:themeShade="F2"/>
          <w:sz w:val="2"/>
          <w:szCs w:val="2"/>
        </w:rPr>
        <w:t xml:space="preserve"> IN word</w:t>
      </w:r>
      <w:r w:rsidRPr="00FB0670">
        <w:rPr>
          <w:rFonts w:ascii="Times New Roman" w:hAnsi="Times New Roman" w:cs="Times New Roman"/>
          <w:color w:val="F2F2F2" w:themeColor="background1" w:themeShade="F2"/>
          <w:sz w:val="2"/>
          <w:szCs w:val="2"/>
          <w:lang w:eastAsia="ko-KR"/>
        </w:rPr>
        <w:t>}}</w:t>
      </w:r>
    </w:p>
    <w:p w14:paraId="31B24AFF" w14:textId="1A3249FA" w:rsidR="00BE3A4F" w:rsidRPr="007C2622" w:rsidRDefault="00BE3A4F" w:rsidP="001A4D2C">
      <w:pPr>
        <w:keepNext/>
        <w:keepLines/>
        <w:widowControl w:val="0"/>
        <w:spacing w:line="280" w:lineRule="exact"/>
        <w:ind w:left="-90" w:hanging="180"/>
        <w:rPr>
          <w:rFonts w:ascii="Times New Roman" w:hAnsi="Times New Roman" w:cs="Times New Roman"/>
          <w:sz w:val="24"/>
          <w:szCs w:val="24"/>
          <w:lang w:eastAsia="ko-KR"/>
        </w:rPr>
      </w:pPr>
      <w:r w:rsidRPr="001A4D2C">
        <w:rPr>
          <w:rFonts w:ascii="Times New Roman" w:hAnsi="Times New Roman" w:cs="Times New Roman"/>
          <w:b/>
          <w:bCs/>
          <w:lang w:eastAsia="ko-KR"/>
        </w:rPr>
        <w:t>CÔNG TY TNHH MTV AJ TOTAL</w:t>
      </w:r>
      <w:r w:rsidRPr="001A4D2C">
        <w:rPr>
          <w:rFonts w:ascii="Times New Roman" w:hAnsi="Times New Roman" w:cs="Times New Roman"/>
          <w:lang w:eastAsia="ko-KR"/>
        </w:rPr>
        <w:t xml:space="preserve"> </w:t>
      </w:r>
      <w:r w:rsidR="001A4D2C">
        <w:rPr>
          <w:rFonts w:ascii="Times New Roman" w:hAnsi="Times New Roman" w:cs="Times New Roman"/>
          <w:sz w:val="26"/>
          <w:szCs w:val="26"/>
          <w:lang w:eastAsia="ko-KR"/>
        </w:rPr>
        <w:t xml:space="preserve">   </w:t>
      </w:r>
      <w:r w:rsidR="007C2622">
        <w:rPr>
          <w:rFonts w:ascii="Times New Roman" w:hAnsi="Times New Roman" w:cs="Times New Roman"/>
          <w:sz w:val="26"/>
          <w:szCs w:val="26"/>
          <w:lang w:eastAsia="ko-KR"/>
        </w:rPr>
        <w:tab/>
      </w:r>
      <w:r w:rsidR="001A4D2C">
        <w:rPr>
          <w:rFonts w:ascii="Times New Roman" w:hAnsi="Times New Roman" w:cs="Times New Roman"/>
          <w:sz w:val="26"/>
          <w:szCs w:val="26"/>
          <w:lang w:eastAsia="ko-KR"/>
        </w:rPr>
        <w:t xml:space="preserve">         </w:t>
      </w:r>
      <w:r w:rsidR="007C2622" w:rsidRPr="007C2622">
        <w:rPr>
          <w:rFonts w:ascii="Times New Roman" w:eastAsia="Times New Roman" w:hAnsi="Times New Roman" w:cs="Times New Roman"/>
          <w:bCs/>
          <w:color w:val="000000" w:themeColor="text1"/>
          <w:sz w:val="24"/>
          <w:szCs w:val="24"/>
        </w:rPr>
        <w:t>CỘNG HOÀ XÃ HỘI CHỦ NGHĨA VIỆT NAM</w:t>
      </w:r>
    </w:p>
    <w:p w14:paraId="5E7C918D" w14:textId="1F80A6B5" w:rsidR="00BE3A4F" w:rsidRPr="007C2622" w:rsidRDefault="00BE3A4F" w:rsidP="001A4D2C">
      <w:pPr>
        <w:keepNext/>
        <w:keepLines/>
        <w:widowControl w:val="0"/>
        <w:spacing w:line="280" w:lineRule="exact"/>
        <w:ind w:left="-180"/>
        <w:rPr>
          <w:rFonts w:ascii="Times New Roman" w:hAnsi="Times New Roman" w:cs="Times New Roman"/>
          <w:lang w:eastAsia="ko-KR"/>
        </w:rPr>
      </w:pPr>
      <w:r w:rsidRPr="001A4D2C">
        <w:rPr>
          <w:rFonts w:ascii="Times New Roman" w:eastAsia="Times New Roman" w:hAnsi="Times New Roman" w:cs="Times New Roman"/>
          <w:b/>
        </w:rPr>
        <w:t xml:space="preserve">VIỆT NAM- </w:t>
      </w:r>
      <w:r w:rsidR="00297B35" w:rsidRPr="00297B35">
        <w:rPr>
          <w:rFonts w:ascii="Times New Roman" w:eastAsia="Times New Roman" w:hAnsi="Times New Roman" w:cs="Times New Roman"/>
          <w:b/>
        </w:rPr>
        <w:t>{{$</w:t>
      </w:r>
      <w:r w:rsidR="00363422">
        <w:rPr>
          <w:rFonts w:ascii="Times New Roman" w:eastAsia="Times New Roman" w:hAnsi="Times New Roman" w:cs="Times New Roman"/>
          <w:b/>
        </w:rPr>
        <w:t>o</w:t>
      </w:r>
      <w:r w:rsidR="00297B35" w:rsidRPr="00297B35">
        <w:rPr>
          <w:rFonts w:ascii="Times New Roman" w:eastAsia="Times New Roman" w:hAnsi="Times New Roman" w:cs="Times New Roman"/>
          <w:b/>
        </w:rPr>
        <w:t>.DIV_NM}}</w:t>
      </w:r>
      <w:r w:rsidR="00297B35">
        <w:rPr>
          <w:rFonts w:ascii="Times New Roman" w:eastAsia="Times New Roman" w:hAnsi="Times New Roman" w:cs="Times New Roman"/>
          <w:i/>
        </w:rPr>
        <w:t xml:space="preserve"> </w:t>
      </w:r>
      <w:r w:rsidR="00297B35">
        <w:rPr>
          <w:rFonts w:ascii="Times New Roman" w:eastAsia="Times New Roman" w:hAnsi="Times New Roman" w:cs="Times New Roman"/>
          <w:color w:val="000000" w:themeColor="text1"/>
          <w:sz w:val="26"/>
          <w:szCs w:val="26"/>
        </w:rPr>
        <w:t xml:space="preserve"> </w:t>
      </w:r>
      <w:r w:rsidR="007C2622">
        <w:rPr>
          <w:rFonts w:ascii="Times New Roman" w:eastAsia="Times New Roman" w:hAnsi="Times New Roman" w:cs="Times New Roman"/>
          <w:i/>
          <w:iCs/>
          <w:color w:val="000000" w:themeColor="text1"/>
        </w:rPr>
        <w:tab/>
      </w:r>
      <w:r w:rsidR="007C2622">
        <w:rPr>
          <w:rFonts w:ascii="Times New Roman" w:eastAsia="Times New Roman" w:hAnsi="Times New Roman" w:cs="Times New Roman"/>
          <w:i/>
          <w:iCs/>
          <w:color w:val="000000" w:themeColor="text1"/>
        </w:rPr>
        <w:tab/>
        <w:t xml:space="preserve">       </w:t>
      </w:r>
      <w:r w:rsidR="007C2622" w:rsidRPr="005431BE">
        <w:rPr>
          <w:rFonts w:ascii="Times New Roman" w:eastAsia="Times New Roman" w:hAnsi="Times New Roman" w:cs="Times New Roman"/>
          <w:i/>
          <w:iCs/>
          <w:color w:val="000000" w:themeColor="text1"/>
        </w:rPr>
        <w:t>THE SOCIALIST REPUBLIC OF VIETNAM</w:t>
      </w:r>
    </w:p>
    <w:p w14:paraId="7A1C3812" w14:textId="3C763743" w:rsidR="00D81879" w:rsidRDefault="00BE3A4F" w:rsidP="0046650D">
      <w:pPr>
        <w:rPr>
          <w:rFonts w:ascii="Times New Roman" w:eastAsia="Times New Roman" w:hAnsi="Times New Roman" w:cs="Times New Roman"/>
          <w:bCs/>
          <w:color w:val="000000" w:themeColor="text1"/>
          <w:sz w:val="26"/>
          <w:szCs w:val="26"/>
        </w:rPr>
      </w:pPr>
      <w:r w:rsidRPr="002E2FD3">
        <w:rPr>
          <w:rFonts w:ascii="Times New Roman" w:eastAsia="Times New Roman" w:hAnsi="Times New Roman" w:cs="Times New Roman"/>
          <w:i/>
          <w:sz w:val="26"/>
          <w:szCs w:val="26"/>
        </w:rPr>
        <w:t xml:space="preserve">Số </w:t>
      </w:r>
      <w:r w:rsidRPr="002E2FD3">
        <w:rPr>
          <w:rFonts w:ascii="Times New Roman" w:eastAsia="Times New Roman" w:hAnsi="Times New Roman" w:cs="Times New Roman"/>
          <w:i/>
        </w:rPr>
        <w:t>(No):</w:t>
      </w:r>
      <w:r w:rsidR="00912E08">
        <w:rPr>
          <w:rFonts w:ascii="Times New Roman" w:eastAsia="Times New Roman" w:hAnsi="Times New Roman" w:cs="Times New Roman"/>
          <w:i/>
        </w:rPr>
        <w:t>{{$</w:t>
      </w:r>
      <w:r w:rsidR="00363422">
        <w:rPr>
          <w:rFonts w:ascii="Times New Roman" w:eastAsia="Times New Roman" w:hAnsi="Times New Roman" w:cs="Times New Roman"/>
          <w:i/>
        </w:rPr>
        <w:t>o</w:t>
      </w:r>
      <w:r w:rsidR="00912E08">
        <w:rPr>
          <w:rFonts w:ascii="Times New Roman" w:eastAsia="Times New Roman" w:hAnsi="Times New Roman" w:cs="Times New Roman"/>
          <w:i/>
        </w:rPr>
        <w:t>.CONTRACT_NO}}</w:t>
      </w:r>
      <w:r w:rsidR="007C2622">
        <w:rPr>
          <w:rFonts w:ascii="Times New Roman" w:hAnsi="Times New Roman" w:cs="Times New Roman"/>
          <w:sz w:val="26"/>
          <w:szCs w:val="26"/>
          <w:lang w:eastAsia="ko-KR"/>
        </w:rPr>
        <w:tab/>
      </w:r>
      <w:r w:rsidR="007C2622">
        <w:rPr>
          <w:rFonts w:ascii="Times New Roman" w:hAnsi="Times New Roman" w:cs="Times New Roman"/>
          <w:sz w:val="26"/>
          <w:szCs w:val="26"/>
          <w:lang w:eastAsia="ko-KR"/>
        </w:rPr>
        <w:tab/>
      </w:r>
      <w:r w:rsidR="001A4D2C">
        <w:rPr>
          <w:rFonts w:ascii="Times New Roman" w:hAnsi="Times New Roman" w:cs="Times New Roman"/>
          <w:sz w:val="26"/>
          <w:szCs w:val="26"/>
          <w:lang w:eastAsia="ko-KR"/>
        </w:rPr>
        <w:t xml:space="preserve">             </w:t>
      </w:r>
      <w:r w:rsidR="007C2622" w:rsidRPr="005431BE">
        <w:rPr>
          <w:rFonts w:ascii="Times New Roman" w:eastAsia="Times New Roman" w:hAnsi="Times New Roman" w:cs="Times New Roman"/>
          <w:bCs/>
          <w:color w:val="000000" w:themeColor="text1"/>
          <w:sz w:val="26"/>
          <w:szCs w:val="26"/>
        </w:rPr>
        <w:t>Độc lập - Tự do - Hạnh phúc</w:t>
      </w:r>
    </w:p>
    <w:p w14:paraId="4D4B9DFB" w14:textId="1AD0776E" w:rsidR="007C2622" w:rsidRDefault="007C2622" w:rsidP="00BE3A4F">
      <w:pPr>
        <w:ind w:left="720"/>
        <w:rPr>
          <w:rFonts w:ascii="Times New Roman" w:eastAsia="Times New Roman" w:hAnsi="Times New Roman" w:cs="Times New Roman"/>
          <w:i/>
          <w:iCs/>
          <w:color w:val="000000" w:themeColor="text1"/>
        </w:rPr>
      </w:pPr>
      <w:r>
        <w:rPr>
          <w:rFonts w:ascii="Times New Roman" w:eastAsia="Times New Roman" w:hAnsi="Times New Roman" w:cs="Times New Roman"/>
          <w:i/>
          <w:sz w:val="26"/>
          <w:szCs w:val="26"/>
        </w:rPr>
        <w:tab/>
      </w:r>
      <w:r>
        <w:rPr>
          <w:rFonts w:ascii="Times New Roman" w:eastAsia="Times New Roman" w:hAnsi="Times New Roman" w:cs="Times New Roman"/>
          <w:i/>
          <w:sz w:val="26"/>
          <w:szCs w:val="26"/>
        </w:rPr>
        <w:tab/>
      </w:r>
      <w:r>
        <w:rPr>
          <w:rFonts w:ascii="Times New Roman" w:eastAsia="Times New Roman" w:hAnsi="Times New Roman" w:cs="Times New Roman"/>
          <w:i/>
          <w:sz w:val="26"/>
          <w:szCs w:val="26"/>
        </w:rPr>
        <w:tab/>
      </w:r>
      <w:r>
        <w:rPr>
          <w:rFonts w:ascii="Times New Roman" w:eastAsia="Times New Roman" w:hAnsi="Times New Roman" w:cs="Times New Roman"/>
          <w:i/>
          <w:sz w:val="26"/>
          <w:szCs w:val="26"/>
        </w:rPr>
        <w:tab/>
      </w:r>
      <w:r>
        <w:rPr>
          <w:rFonts w:ascii="Times New Roman" w:eastAsia="Times New Roman" w:hAnsi="Times New Roman" w:cs="Times New Roman"/>
          <w:i/>
          <w:sz w:val="26"/>
          <w:szCs w:val="26"/>
        </w:rPr>
        <w:tab/>
      </w:r>
      <w:r>
        <w:rPr>
          <w:rFonts w:ascii="Times New Roman" w:eastAsia="Times New Roman" w:hAnsi="Times New Roman" w:cs="Times New Roman"/>
          <w:i/>
          <w:sz w:val="26"/>
          <w:szCs w:val="26"/>
        </w:rPr>
        <w:tab/>
      </w:r>
      <w:r w:rsidRPr="005431BE">
        <w:rPr>
          <w:rFonts w:ascii="Times New Roman" w:eastAsia="Times New Roman" w:hAnsi="Times New Roman" w:cs="Times New Roman"/>
          <w:i/>
          <w:iCs/>
          <w:color w:val="000000" w:themeColor="text1"/>
        </w:rPr>
        <w:t>Independence – Freedom – Happiness</w:t>
      </w:r>
    </w:p>
    <w:p w14:paraId="76032934" w14:textId="1C217ED0" w:rsidR="007C2622" w:rsidRPr="005431BE" w:rsidRDefault="007C2622" w:rsidP="007C2622">
      <w:pPr>
        <w:keepNext/>
        <w:keepLines/>
        <w:widowControl w:val="0"/>
        <w:spacing w:line="280" w:lineRule="exact"/>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i/>
          <w:iCs/>
          <w:color w:val="000000" w:themeColor="text1"/>
        </w:rPr>
        <w:tab/>
      </w:r>
      <w:r>
        <w:rPr>
          <w:rFonts w:ascii="Times New Roman" w:eastAsia="Times New Roman" w:hAnsi="Times New Roman" w:cs="Times New Roman"/>
          <w:i/>
          <w:iCs/>
          <w:color w:val="000000" w:themeColor="text1"/>
        </w:rPr>
        <w:tab/>
      </w:r>
      <w:r>
        <w:rPr>
          <w:rFonts w:ascii="Times New Roman" w:eastAsia="Times New Roman" w:hAnsi="Times New Roman" w:cs="Times New Roman"/>
          <w:i/>
          <w:iCs/>
          <w:color w:val="000000" w:themeColor="text1"/>
        </w:rPr>
        <w:tab/>
      </w:r>
      <w:r>
        <w:rPr>
          <w:rFonts w:ascii="Times New Roman" w:eastAsia="Times New Roman" w:hAnsi="Times New Roman" w:cs="Times New Roman"/>
          <w:i/>
          <w:iCs/>
          <w:color w:val="000000" w:themeColor="text1"/>
        </w:rPr>
        <w:tab/>
      </w:r>
      <w:r>
        <w:rPr>
          <w:rFonts w:ascii="Times New Roman" w:eastAsia="Times New Roman" w:hAnsi="Times New Roman" w:cs="Times New Roman"/>
          <w:i/>
          <w:iCs/>
          <w:color w:val="000000" w:themeColor="text1"/>
        </w:rPr>
        <w:tab/>
      </w:r>
      <w:r w:rsidRPr="005431BE">
        <w:rPr>
          <w:rFonts w:ascii="Times New Roman" w:eastAsia="Times New Roman" w:hAnsi="Times New Roman" w:cs="Times New Roman"/>
          <w:color w:val="000000" w:themeColor="text1"/>
          <w:sz w:val="26"/>
          <w:szCs w:val="26"/>
        </w:rPr>
        <w:t>-----***-----</w:t>
      </w:r>
    </w:p>
    <w:p w14:paraId="4A8264F7" w14:textId="4ED4C907" w:rsidR="007C2622" w:rsidRDefault="007C2622" w:rsidP="00BE3A4F">
      <w:pPr>
        <w:ind w:left="720"/>
      </w:pPr>
    </w:p>
    <w:p w14:paraId="770FFA40" w14:textId="77777777" w:rsidR="007C2622" w:rsidRPr="007C2622" w:rsidRDefault="007C2622" w:rsidP="007C2622">
      <w:pPr>
        <w:keepNext/>
        <w:keepLines/>
        <w:widowControl w:val="0"/>
        <w:spacing w:after="0" w:line="240" w:lineRule="auto"/>
        <w:jc w:val="center"/>
        <w:rPr>
          <w:rFonts w:ascii="Times New Roman" w:eastAsia="Times New Roman" w:hAnsi="Times New Roman" w:cs="Times New Roman"/>
          <w:b/>
          <w:bCs/>
          <w:i/>
          <w:iCs/>
          <w:color w:val="000000" w:themeColor="text1"/>
          <w:sz w:val="24"/>
          <w:szCs w:val="28"/>
        </w:rPr>
      </w:pPr>
      <w:r w:rsidRPr="007C2622">
        <w:rPr>
          <w:rFonts w:ascii="Times New Roman" w:eastAsia="Times New Roman" w:hAnsi="Times New Roman" w:cs="Times New Roman"/>
          <w:b/>
          <w:bCs/>
          <w:color w:val="000000" w:themeColor="text1"/>
          <w:sz w:val="36"/>
          <w:szCs w:val="36"/>
        </w:rPr>
        <w:t>HỢP ĐỒNG THỬ VIỆC</w:t>
      </w:r>
      <w:r w:rsidRPr="007C2622">
        <w:rPr>
          <w:rFonts w:ascii="Times New Roman" w:eastAsia="Times New Roman" w:hAnsi="Times New Roman" w:cs="Times New Roman"/>
          <w:b/>
          <w:bCs/>
          <w:color w:val="000000" w:themeColor="text1"/>
          <w:sz w:val="32"/>
          <w:szCs w:val="32"/>
        </w:rPr>
        <w:br/>
      </w:r>
      <w:r w:rsidRPr="007C2622">
        <w:rPr>
          <w:rFonts w:ascii="Times New Roman" w:eastAsia="Times New Roman" w:hAnsi="Times New Roman" w:cs="Times New Roman"/>
          <w:b/>
          <w:bCs/>
          <w:i/>
          <w:iCs/>
          <w:color w:val="000000" w:themeColor="text1"/>
          <w:sz w:val="24"/>
          <w:szCs w:val="28"/>
        </w:rPr>
        <w:t>LABOR CONTRACT</w:t>
      </w:r>
    </w:p>
    <w:p w14:paraId="2DD5171E" w14:textId="62E4A281" w:rsidR="007C2622" w:rsidRDefault="007C2622" w:rsidP="007C2622"/>
    <w:p w14:paraId="0BD8126B" w14:textId="278AD60F" w:rsidR="007C2622" w:rsidRPr="002E2FD3" w:rsidRDefault="007C2622" w:rsidP="007C2622">
      <w:pPr>
        <w:keepNext/>
        <w:keepLines/>
        <w:widowControl w:val="0"/>
        <w:spacing w:after="0" w:line="280" w:lineRule="exact"/>
        <w:jc w:val="both"/>
        <w:rPr>
          <w:rFonts w:ascii="Times New Roman" w:eastAsia="Times New Roman" w:hAnsi="Times New Roman" w:cs="Times New Roman"/>
          <w:sz w:val="26"/>
          <w:szCs w:val="26"/>
        </w:rPr>
      </w:pPr>
      <w:r w:rsidRPr="004E3705">
        <w:rPr>
          <w:rFonts w:ascii="Times New Roman" w:eastAsia="Times New Roman" w:hAnsi="Times New Roman" w:cs="Times New Roman"/>
          <w:color w:val="000000" w:themeColor="text1"/>
          <w:sz w:val="26"/>
          <w:szCs w:val="26"/>
        </w:rPr>
        <w:t xml:space="preserve">Hợp đồng </w:t>
      </w:r>
      <w:r>
        <w:rPr>
          <w:rFonts w:ascii="Times New Roman" w:eastAsia="Times New Roman" w:hAnsi="Times New Roman" w:cs="Times New Roman"/>
          <w:color w:val="000000" w:themeColor="text1"/>
          <w:sz w:val="26"/>
          <w:szCs w:val="26"/>
        </w:rPr>
        <w:t>thử việc</w:t>
      </w:r>
      <w:r w:rsidRPr="004E3705">
        <w:rPr>
          <w:rFonts w:ascii="Times New Roman" w:eastAsia="Times New Roman" w:hAnsi="Times New Roman" w:cs="Times New Roman"/>
          <w:color w:val="000000" w:themeColor="text1"/>
          <w:sz w:val="26"/>
          <w:szCs w:val="26"/>
        </w:rPr>
        <w:t xml:space="preserve"> này (“</w:t>
      </w:r>
      <w:r w:rsidRPr="004E3705">
        <w:rPr>
          <w:rFonts w:ascii="Times New Roman" w:eastAsia="Times New Roman" w:hAnsi="Times New Roman" w:cs="Times New Roman"/>
          <w:b/>
          <w:i/>
          <w:color w:val="000000" w:themeColor="text1"/>
          <w:sz w:val="26"/>
          <w:szCs w:val="26"/>
        </w:rPr>
        <w:t>Hợp đồng</w:t>
      </w:r>
      <w:r w:rsidRPr="004E3705">
        <w:rPr>
          <w:rFonts w:ascii="Times New Roman" w:eastAsia="Times New Roman" w:hAnsi="Times New Roman" w:cs="Times New Roman"/>
          <w:color w:val="000000" w:themeColor="text1"/>
          <w:sz w:val="26"/>
          <w:szCs w:val="26"/>
        </w:rPr>
        <w:t xml:space="preserve">”) được ký kết tại CÔNG TY TNHH </w:t>
      </w:r>
      <w:r w:rsidRPr="004E3705">
        <w:rPr>
          <w:rFonts w:ascii="Times New Roman" w:hAnsi="Times New Roman" w:cs="Times New Roman"/>
          <w:color w:val="000000" w:themeColor="text1"/>
          <w:sz w:val="26"/>
          <w:szCs w:val="26"/>
          <w:lang w:eastAsia="ko-KR"/>
        </w:rPr>
        <w:t xml:space="preserve">MTV AJ TOTAL </w:t>
      </w:r>
      <w:r w:rsidRPr="004E3705">
        <w:rPr>
          <w:rFonts w:ascii="Times New Roman" w:eastAsia="Times New Roman" w:hAnsi="Times New Roman" w:cs="Times New Roman"/>
          <w:bCs/>
          <w:color w:val="000000" w:themeColor="text1"/>
          <w:sz w:val="26"/>
          <w:szCs w:val="26"/>
        </w:rPr>
        <w:t>VIỆT NAM</w:t>
      </w:r>
      <w:r w:rsidRPr="004E3705">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 </w:t>
      </w:r>
      <w:r w:rsidR="00912E08" w:rsidRPr="005A50CA">
        <w:rPr>
          <w:rFonts w:ascii="Times New Roman" w:eastAsia="Times New Roman" w:hAnsi="Times New Roman" w:cs="Times New Roman"/>
          <w:bCs/>
          <w:color w:val="000000" w:themeColor="text1"/>
          <w:sz w:val="26"/>
          <w:szCs w:val="26"/>
        </w:rPr>
        <w:t>{{$</w:t>
      </w:r>
      <w:r w:rsidR="00363422">
        <w:rPr>
          <w:rFonts w:ascii="Times New Roman" w:eastAsia="Times New Roman" w:hAnsi="Times New Roman" w:cs="Times New Roman"/>
          <w:bCs/>
          <w:color w:val="000000" w:themeColor="text1"/>
          <w:sz w:val="26"/>
          <w:szCs w:val="26"/>
        </w:rPr>
        <w:t>o</w:t>
      </w:r>
      <w:r w:rsidR="00912E08" w:rsidRPr="005A50CA">
        <w:rPr>
          <w:rFonts w:ascii="Times New Roman" w:eastAsia="Times New Roman" w:hAnsi="Times New Roman" w:cs="Times New Roman"/>
          <w:bCs/>
          <w:color w:val="000000" w:themeColor="text1"/>
          <w:sz w:val="26"/>
          <w:szCs w:val="26"/>
        </w:rPr>
        <w:t>.DIV_NM}}</w:t>
      </w:r>
      <w:r w:rsidR="00912E08">
        <w:rPr>
          <w:rFonts w:ascii="Times New Roman" w:eastAsia="Times New Roman" w:hAnsi="Times New Roman" w:cs="Times New Roman"/>
          <w:i/>
        </w:rPr>
        <w:t xml:space="preserve"> </w:t>
      </w:r>
      <w:r>
        <w:rPr>
          <w:rFonts w:ascii="Times New Roman" w:eastAsia="Times New Roman" w:hAnsi="Times New Roman" w:cs="Times New Roman"/>
          <w:color w:val="000000" w:themeColor="text1"/>
          <w:sz w:val="26"/>
          <w:szCs w:val="26"/>
        </w:rPr>
        <w:t xml:space="preserve"> </w:t>
      </w:r>
      <w:r w:rsidRPr="004E3705">
        <w:rPr>
          <w:rFonts w:ascii="Times New Roman" w:eastAsia="Times New Roman" w:hAnsi="Times New Roman" w:cs="Times New Roman"/>
          <w:color w:val="000000" w:themeColor="text1"/>
          <w:sz w:val="26"/>
          <w:szCs w:val="26"/>
        </w:rPr>
        <w:t xml:space="preserve">và có hiệu lực từ </w:t>
      </w:r>
      <w:r w:rsidRPr="002E2FD3">
        <w:rPr>
          <w:rFonts w:ascii="Times New Roman" w:eastAsia="Times New Roman" w:hAnsi="Times New Roman" w:cs="Times New Roman"/>
          <w:sz w:val="26"/>
          <w:szCs w:val="26"/>
        </w:rPr>
        <w:t>ngày</w:t>
      </w:r>
      <w:r w:rsidRPr="002E2FD3">
        <w:rPr>
          <w:rFonts w:ascii="Times New Roman" w:hAnsi="Times New Roman" w:cs="Times New Roman"/>
          <w:sz w:val="26"/>
          <w:szCs w:val="26"/>
          <w:lang w:eastAsia="ko-KR"/>
        </w:rPr>
        <w:t xml:space="preserve"> </w:t>
      </w:r>
      <w:r w:rsidR="00912E08" w:rsidRPr="00912E08">
        <w:rPr>
          <w:rFonts w:ascii="Times New Roman" w:eastAsia="Times New Roman" w:hAnsi="Times New Roman" w:cs="Times New Roman"/>
          <w:iCs/>
          <w:color w:val="FF0000"/>
        </w:rPr>
        <w:t>{{$</w:t>
      </w:r>
      <w:r w:rsidR="00363422">
        <w:rPr>
          <w:rFonts w:ascii="Times New Roman" w:eastAsia="Times New Roman" w:hAnsi="Times New Roman" w:cs="Times New Roman"/>
          <w:iCs/>
          <w:color w:val="FF0000"/>
        </w:rPr>
        <w:t>o</w:t>
      </w:r>
      <w:r w:rsidR="00912E08" w:rsidRPr="00912E08">
        <w:rPr>
          <w:rFonts w:ascii="Times New Roman" w:eastAsia="Times New Roman" w:hAnsi="Times New Roman" w:cs="Times New Roman"/>
          <w:iCs/>
          <w:color w:val="FF0000"/>
        </w:rPr>
        <w:t>.DD}}</w:t>
      </w:r>
      <w:r w:rsidRPr="002E2FD3">
        <w:rPr>
          <w:rFonts w:ascii="Times New Roman" w:eastAsia="Times New Roman" w:hAnsi="Times New Roman" w:cs="Times New Roman"/>
          <w:sz w:val="26"/>
          <w:szCs w:val="26"/>
        </w:rPr>
        <w:t xml:space="preserve"> tháng </w:t>
      </w:r>
      <w:r w:rsidR="00912E08" w:rsidRPr="00912E08">
        <w:rPr>
          <w:rFonts w:ascii="Times New Roman" w:eastAsia="Times New Roman" w:hAnsi="Times New Roman" w:cs="Times New Roman"/>
          <w:iCs/>
          <w:color w:val="FF0000"/>
        </w:rPr>
        <w:t>{{$</w:t>
      </w:r>
      <w:r w:rsidR="00363422">
        <w:rPr>
          <w:rFonts w:ascii="Times New Roman" w:eastAsia="Times New Roman" w:hAnsi="Times New Roman" w:cs="Times New Roman"/>
          <w:iCs/>
          <w:color w:val="FF0000"/>
        </w:rPr>
        <w:t>o</w:t>
      </w:r>
      <w:r w:rsidR="00912E08" w:rsidRPr="00912E08">
        <w:rPr>
          <w:rFonts w:ascii="Times New Roman" w:eastAsia="Times New Roman" w:hAnsi="Times New Roman" w:cs="Times New Roman"/>
          <w:iCs/>
          <w:color w:val="FF0000"/>
        </w:rPr>
        <w:t>.</w:t>
      </w:r>
      <w:r w:rsidR="00912E08">
        <w:rPr>
          <w:rFonts w:ascii="Times New Roman" w:eastAsia="Times New Roman" w:hAnsi="Times New Roman" w:cs="Times New Roman"/>
          <w:iCs/>
          <w:color w:val="FF0000"/>
        </w:rPr>
        <w:t>MM</w:t>
      </w:r>
      <w:r w:rsidR="00912E08" w:rsidRPr="00912E08">
        <w:rPr>
          <w:rFonts w:ascii="Times New Roman" w:eastAsia="Times New Roman" w:hAnsi="Times New Roman" w:cs="Times New Roman"/>
          <w:iCs/>
          <w:color w:val="FF0000"/>
        </w:rPr>
        <w:t>}}</w:t>
      </w:r>
      <w:r w:rsidRPr="002E2FD3">
        <w:rPr>
          <w:rFonts w:ascii="Times New Roman" w:hAnsi="Times New Roman" w:cs="Times New Roman"/>
          <w:sz w:val="26"/>
          <w:szCs w:val="26"/>
          <w:lang w:eastAsia="ko-KR"/>
        </w:rPr>
        <w:t xml:space="preserve"> </w:t>
      </w:r>
      <w:r w:rsidRPr="002E2FD3">
        <w:rPr>
          <w:rFonts w:ascii="Times New Roman" w:eastAsia="Times New Roman" w:hAnsi="Times New Roman" w:cs="Times New Roman"/>
          <w:sz w:val="26"/>
          <w:szCs w:val="26"/>
        </w:rPr>
        <w:t xml:space="preserve"> năm </w:t>
      </w:r>
      <w:r w:rsidR="00912E08" w:rsidRPr="00912E08">
        <w:rPr>
          <w:rFonts w:ascii="Times New Roman" w:eastAsia="Times New Roman" w:hAnsi="Times New Roman" w:cs="Times New Roman"/>
          <w:iCs/>
          <w:color w:val="FF0000"/>
        </w:rPr>
        <w:t>{{$</w:t>
      </w:r>
      <w:r w:rsidR="00363422">
        <w:rPr>
          <w:rFonts w:ascii="Times New Roman" w:eastAsia="Times New Roman" w:hAnsi="Times New Roman" w:cs="Times New Roman"/>
          <w:iCs/>
          <w:color w:val="FF0000"/>
        </w:rPr>
        <w:t>o</w:t>
      </w:r>
      <w:r w:rsidR="00912E08" w:rsidRPr="00912E08">
        <w:rPr>
          <w:rFonts w:ascii="Times New Roman" w:eastAsia="Times New Roman" w:hAnsi="Times New Roman" w:cs="Times New Roman"/>
          <w:iCs/>
          <w:color w:val="FF0000"/>
        </w:rPr>
        <w:t>.</w:t>
      </w:r>
      <w:r w:rsidR="00912E08">
        <w:rPr>
          <w:rFonts w:ascii="Times New Roman" w:eastAsia="Times New Roman" w:hAnsi="Times New Roman" w:cs="Times New Roman"/>
          <w:iCs/>
          <w:color w:val="FF0000"/>
        </w:rPr>
        <w:t>YY</w:t>
      </w:r>
      <w:r w:rsidR="00912E08" w:rsidRPr="00912E08">
        <w:rPr>
          <w:rFonts w:ascii="Times New Roman" w:eastAsia="Times New Roman" w:hAnsi="Times New Roman" w:cs="Times New Roman"/>
          <w:iCs/>
          <w:color w:val="FF0000"/>
        </w:rPr>
        <w:t>}}</w:t>
      </w:r>
      <w:r w:rsidRPr="002E2FD3">
        <w:rPr>
          <w:rFonts w:ascii="Times New Roman" w:eastAsia="Times New Roman" w:hAnsi="Times New Roman" w:cs="Times New Roman"/>
          <w:sz w:val="26"/>
          <w:szCs w:val="26"/>
        </w:rPr>
        <w:t xml:space="preserve"> bởi các bên có tên dưới đây: </w:t>
      </w:r>
    </w:p>
    <w:p w14:paraId="783B0913" w14:textId="2599EC9A" w:rsidR="007C2622" w:rsidRDefault="007C2622" w:rsidP="00641A78">
      <w:pPr>
        <w:rPr>
          <w:rFonts w:ascii="Times New Roman" w:eastAsia="Times New Roman" w:hAnsi="Times New Roman" w:cs="Times New Roman"/>
          <w:i/>
          <w:sz w:val="20"/>
          <w:lang w:eastAsia="ko-KR"/>
        </w:rPr>
      </w:pPr>
      <w:r w:rsidRPr="002E2FD3">
        <w:rPr>
          <w:rFonts w:ascii="Times New Roman" w:eastAsia="Times New Roman" w:hAnsi="Times New Roman" w:cs="Times New Roman"/>
          <w:i/>
          <w:sz w:val="20"/>
        </w:rPr>
        <w:t>This labor contract (the “</w:t>
      </w:r>
      <w:r w:rsidRPr="002E2FD3">
        <w:rPr>
          <w:rFonts w:ascii="Times New Roman" w:eastAsia="Times New Roman" w:hAnsi="Times New Roman" w:cs="Times New Roman"/>
          <w:b/>
          <w:i/>
          <w:sz w:val="20"/>
        </w:rPr>
        <w:t>Contract</w:t>
      </w:r>
      <w:r w:rsidRPr="002E2FD3">
        <w:rPr>
          <w:rFonts w:ascii="Times New Roman" w:eastAsia="Times New Roman" w:hAnsi="Times New Roman" w:cs="Times New Roman"/>
          <w:i/>
          <w:sz w:val="20"/>
        </w:rPr>
        <w:t xml:space="preserve">”) is made at office of </w:t>
      </w:r>
      <w:r w:rsidRPr="002E2FD3">
        <w:rPr>
          <w:rFonts w:ascii="Times New Roman" w:hAnsi="Times New Roman" w:cs="Times New Roman"/>
          <w:i/>
          <w:sz w:val="20"/>
          <w:lang w:eastAsia="ko-KR"/>
        </w:rPr>
        <w:t>AJ TOTAL VIETNAM CO., LTD</w:t>
      </w:r>
      <w:r>
        <w:rPr>
          <w:rFonts w:ascii="Times New Roman" w:hAnsi="Times New Roman" w:cs="Times New Roman"/>
          <w:i/>
          <w:sz w:val="20"/>
          <w:lang w:eastAsia="ko-KR"/>
        </w:rPr>
        <w:t xml:space="preserve">- </w:t>
      </w:r>
      <w:r w:rsidR="00AF085A">
        <w:rPr>
          <w:rFonts w:ascii="Times New Roman" w:hAnsi="Times New Roman" w:cs="Times New Roman"/>
          <w:i/>
          <w:sz w:val="20"/>
          <w:lang w:eastAsia="ko-KR"/>
        </w:rPr>
        <w:t>{{$</w:t>
      </w:r>
      <w:r w:rsidR="00363422">
        <w:rPr>
          <w:rFonts w:ascii="Times New Roman" w:hAnsi="Times New Roman" w:cs="Times New Roman"/>
          <w:i/>
          <w:sz w:val="20"/>
          <w:lang w:eastAsia="ko-KR"/>
        </w:rPr>
        <w:t>o</w:t>
      </w:r>
      <w:r w:rsidR="00AF085A">
        <w:rPr>
          <w:rFonts w:ascii="Times New Roman" w:hAnsi="Times New Roman" w:cs="Times New Roman"/>
          <w:i/>
          <w:sz w:val="20"/>
          <w:lang w:eastAsia="ko-KR"/>
        </w:rPr>
        <w:t>.DIV_FNM}}</w:t>
      </w:r>
      <w:r w:rsidRPr="002E2FD3">
        <w:rPr>
          <w:rFonts w:ascii="Times New Roman" w:hAnsi="Times New Roman" w:cs="Times New Roman"/>
          <w:i/>
          <w:sz w:val="20"/>
          <w:lang w:eastAsia="ko-KR"/>
        </w:rPr>
        <w:t>.</w:t>
      </w:r>
      <w:r w:rsidRPr="002E2FD3">
        <w:rPr>
          <w:rFonts w:ascii="Times New Roman" w:eastAsia="Times New Roman" w:hAnsi="Times New Roman" w:cs="Times New Roman"/>
          <w:i/>
          <w:sz w:val="20"/>
        </w:rPr>
        <w:t xml:space="preserve"> and come</w:t>
      </w:r>
      <w:r w:rsidRPr="002E2FD3">
        <w:rPr>
          <w:rFonts w:ascii="Times New Roman" w:hAnsi="Times New Roman" w:cs="Times New Roman"/>
          <w:i/>
          <w:sz w:val="20"/>
          <w:lang w:eastAsia="ko-KR"/>
        </w:rPr>
        <w:t>s</w:t>
      </w:r>
      <w:r w:rsidRPr="002E2FD3">
        <w:rPr>
          <w:rFonts w:ascii="Times New Roman" w:eastAsia="Times New Roman" w:hAnsi="Times New Roman" w:cs="Times New Roman"/>
          <w:i/>
          <w:sz w:val="20"/>
        </w:rPr>
        <w:t xml:space="preserve"> into effect from </w:t>
      </w:r>
      <w:r w:rsidR="00912E08" w:rsidRPr="00912E08">
        <w:rPr>
          <w:rFonts w:ascii="Times New Roman" w:eastAsia="Times New Roman" w:hAnsi="Times New Roman" w:cs="Times New Roman"/>
          <w:iCs/>
          <w:color w:val="FF0000"/>
        </w:rPr>
        <w:t>{{$</w:t>
      </w:r>
      <w:r w:rsidR="00363422">
        <w:rPr>
          <w:rFonts w:ascii="Times New Roman" w:eastAsia="Times New Roman" w:hAnsi="Times New Roman" w:cs="Times New Roman"/>
          <w:iCs/>
          <w:color w:val="FF0000"/>
        </w:rPr>
        <w:t>o</w:t>
      </w:r>
      <w:r w:rsidR="00912E08" w:rsidRPr="00912E08">
        <w:rPr>
          <w:rFonts w:ascii="Times New Roman" w:eastAsia="Times New Roman" w:hAnsi="Times New Roman" w:cs="Times New Roman"/>
          <w:iCs/>
          <w:color w:val="FF0000"/>
        </w:rPr>
        <w:t>.</w:t>
      </w:r>
      <w:r w:rsidR="00912E08">
        <w:rPr>
          <w:rFonts w:ascii="Times New Roman" w:eastAsia="Times New Roman" w:hAnsi="Times New Roman" w:cs="Times New Roman"/>
          <w:iCs/>
          <w:color w:val="FF0000"/>
        </w:rPr>
        <w:t>START_CONTRACT_EN</w:t>
      </w:r>
      <w:r w:rsidR="00912E08" w:rsidRPr="00912E08">
        <w:rPr>
          <w:rFonts w:ascii="Times New Roman" w:eastAsia="Times New Roman" w:hAnsi="Times New Roman" w:cs="Times New Roman"/>
          <w:iCs/>
          <w:color w:val="FF0000"/>
        </w:rPr>
        <w:t>}}</w:t>
      </w:r>
      <w:r w:rsidR="00912E08">
        <w:rPr>
          <w:rFonts w:ascii="Times New Roman" w:eastAsia="Times New Roman" w:hAnsi="Times New Roman" w:cs="Times New Roman"/>
          <w:i/>
          <w:sz w:val="20"/>
        </w:rPr>
        <w:t xml:space="preserve"> </w:t>
      </w:r>
      <w:r w:rsidRPr="002E2FD3">
        <w:rPr>
          <w:rFonts w:ascii="Times New Roman" w:eastAsia="Times New Roman" w:hAnsi="Times New Roman" w:cs="Times New Roman"/>
          <w:i/>
          <w:sz w:val="20"/>
          <w:lang w:eastAsia="ko-KR"/>
        </w:rPr>
        <w:t>by and between the following parties</w:t>
      </w:r>
    </w:p>
    <w:p w14:paraId="00A07D0D" w14:textId="77777777" w:rsidR="007C2622" w:rsidRDefault="007C2622" w:rsidP="007C2622">
      <w:pPr>
        <w:ind w:left="720"/>
        <w:rPr>
          <w:rFonts w:ascii="Times New Roman" w:eastAsia="Times New Roman" w:hAnsi="Times New Roman" w:cs="Times New Roman"/>
          <w:i/>
          <w:sz w:val="20"/>
          <w:lang w:eastAsia="ko-KR"/>
        </w:rPr>
      </w:pPr>
    </w:p>
    <w:p w14:paraId="510B1DFD" w14:textId="276E7134" w:rsidR="007C2622" w:rsidRDefault="007C2622" w:rsidP="007C2622">
      <w:pPr>
        <w:keepNext/>
        <w:keepLines/>
        <w:widowControl w:val="0"/>
        <w:tabs>
          <w:tab w:val="left" w:pos="1080"/>
        </w:tabs>
        <w:spacing w:after="0" w:line="280" w:lineRule="exact"/>
        <w:jc w:val="both"/>
        <w:rPr>
          <w:rFonts w:ascii="Times New Roman" w:hAnsi="Times New Roman" w:cs="Times New Roman"/>
          <w:b/>
          <w:color w:val="000000" w:themeColor="text1"/>
          <w:sz w:val="26"/>
          <w:szCs w:val="26"/>
        </w:rPr>
      </w:pPr>
      <w:r w:rsidRPr="004E3705">
        <w:rPr>
          <w:rFonts w:ascii="Times New Roman" w:hAnsi="Times New Roman" w:cs="Times New Roman"/>
          <w:b/>
          <w:color w:val="000000" w:themeColor="text1"/>
          <w:sz w:val="26"/>
          <w:szCs w:val="26"/>
        </w:rPr>
        <w:t>BÊN A:</w:t>
      </w:r>
      <w:r w:rsidRPr="004E3705">
        <w:rPr>
          <w:rFonts w:ascii="Times New Roman" w:hAnsi="Times New Roman" w:cs="Times New Roman"/>
          <w:b/>
          <w:color w:val="000000" w:themeColor="text1"/>
          <w:sz w:val="26"/>
          <w:szCs w:val="26"/>
        </w:rPr>
        <w:tab/>
      </w:r>
      <w:r w:rsidRPr="004E3705">
        <w:rPr>
          <w:rFonts w:ascii="Times New Roman" w:hAnsi="Times New Roman" w:cs="Times New Roman"/>
          <w:b/>
          <w:color w:val="000000" w:themeColor="text1"/>
          <w:sz w:val="26"/>
          <w:szCs w:val="26"/>
        </w:rPr>
        <w:tab/>
        <w:t>NGƯỜI SỬ DỤNG LAO ĐỘNG</w:t>
      </w:r>
    </w:p>
    <w:p w14:paraId="4CB76C0D" w14:textId="77777777" w:rsidR="00897F99" w:rsidRPr="004E3705" w:rsidRDefault="00897F99" w:rsidP="00897F99">
      <w:pPr>
        <w:keepNext/>
        <w:keepLines/>
        <w:widowControl w:val="0"/>
        <w:tabs>
          <w:tab w:val="left" w:pos="1080"/>
          <w:tab w:val="left" w:pos="1440"/>
        </w:tabs>
        <w:spacing w:after="0" w:line="280" w:lineRule="exact"/>
        <w:jc w:val="both"/>
        <w:rPr>
          <w:rFonts w:ascii="Times New Roman" w:hAnsi="Times New Roman" w:cs="Times New Roman"/>
          <w:b/>
          <w:i/>
          <w:color w:val="000000" w:themeColor="text1"/>
          <w:sz w:val="20"/>
          <w:szCs w:val="20"/>
          <w:lang w:eastAsia="ko-KR"/>
        </w:rPr>
      </w:pPr>
      <w:r w:rsidRPr="004E3705">
        <w:rPr>
          <w:rFonts w:ascii="Times New Roman" w:hAnsi="Times New Roman" w:cs="Times New Roman"/>
          <w:b/>
          <w:i/>
          <w:color w:val="000000" w:themeColor="text1"/>
          <w:sz w:val="20"/>
          <w:szCs w:val="20"/>
        </w:rPr>
        <w:t xml:space="preserve">PARTY A: </w:t>
      </w:r>
      <w:r w:rsidRPr="004E3705">
        <w:rPr>
          <w:rFonts w:ascii="Times New Roman" w:hAnsi="Times New Roman" w:cs="Times New Roman"/>
          <w:b/>
          <w:i/>
          <w:color w:val="000000" w:themeColor="text1"/>
          <w:sz w:val="20"/>
          <w:szCs w:val="20"/>
        </w:rPr>
        <w:tab/>
      </w:r>
      <w:r w:rsidRPr="004E3705">
        <w:rPr>
          <w:rFonts w:ascii="Times New Roman" w:hAnsi="Times New Roman" w:cs="Times New Roman"/>
          <w:b/>
          <w:i/>
          <w:color w:val="000000" w:themeColor="text1"/>
          <w:sz w:val="20"/>
          <w:szCs w:val="20"/>
        </w:rPr>
        <w:tab/>
        <w:t xml:space="preserve">EMPLOYER </w:t>
      </w:r>
    </w:p>
    <w:p w14:paraId="0BF00DD3" w14:textId="5BEF74D5" w:rsidR="00897F99" w:rsidRDefault="00897F99" w:rsidP="007C2622">
      <w:pPr>
        <w:keepNext/>
        <w:keepLines/>
        <w:widowControl w:val="0"/>
        <w:tabs>
          <w:tab w:val="left" w:pos="1080"/>
        </w:tabs>
        <w:spacing w:after="0" w:line="280" w:lineRule="exact"/>
        <w:jc w:val="both"/>
        <w:rPr>
          <w:rFonts w:ascii="Times New Roman" w:hAnsi="Times New Roman" w:cs="Times New Roman"/>
          <w:b/>
          <w:color w:val="000000" w:themeColor="text1"/>
          <w:sz w:val="26"/>
          <w:szCs w:val="26"/>
        </w:rPr>
      </w:pPr>
    </w:p>
    <w:p w14:paraId="111675AF" w14:textId="25AD7026" w:rsidR="007C2622" w:rsidRDefault="007C2622" w:rsidP="007C2622">
      <w:pPr>
        <w:keepNext/>
        <w:keepLines/>
        <w:widowControl w:val="0"/>
        <w:tabs>
          <w:tab w:val="left" w:pos="1080"/>
        </w:tabs>
        <w:spacing w:after="0" w:line="280" w:lineRule="exact"/>
        <w:jc w:val="both"/>
        <w:rPr>
          <w:rFonts w:ascii="Times New Roman" w:hAnsi="Times New Roman" w:cs="Times New Roman"/>
          <w:b/>
          <w:color w:val="000000" w:themeColor="text1"/>
          <w:sz w:val="26"/>
          <w:szCs w:val="26"/>
        </w:rPr>
      </w:pPr>
    </w:p>
    <w:p w14:paraId="54741825" w14:textId="77777777" w:rsidR="007C2622" w:rsidRDefault="007C2622" w:rsidP="007C2622">
      <w:pPr>
        <w:keepNext/>
        <w:keepLines/>
        <w:widowControl w:val="0"/>
        <w:suppressLineNumbers/>
        <w:spacing w:after="0" w:line="280" w:lineRule="exact"/>
        <w:contextualSpacing/>
        <w:rPr>
          <w:rFonts w:ascii="Times New Roman" w:hAnsi="Times New Roman" w:cs="Times New Roman"/>
          <w:b/>
          <w:color w:val="000000" w:themeColor="text1"/>
          <w:sz w:val="24"/>
          <w:szCs w:val="24"/>
        </w:rPr>
      </w:pPr>
      <w:r w:rsidRPr="004E3705">
        <w:rPr>
          <w:rFonts w:ascii="Times New Roman" w:hAnsi="Times New Roman" w:cs="Times New Roman"/>
          <w:color w:val="000000" w:themeColor="text1"/>
          <w:sz w:val="26"/>
          <w:szCs w:val="26"/>
          <w:lang w:eastAsia="ko-KR"/>
        </w:rPr>
        <w:t xml:space="preserve">Tên doanh nghiệp </w:t>
      </w:r>
      <w:r>
        <w:rPr>
          <w:rFonts w:ascii="Times New Roman" w:hAnsi="Times New Roman" w:cs="Times New Roman"/>
          <w:color w:val="000000" w:themeColor="text1"/>
          <w:sz w:val="26"/>
          <w:szCs w:val="26"/>
          <w:lang w:eastAsia="ko-KR"/>
        </w:rPr>
        <w:t xml:space="preserve">: </w:t>
      </w:r>
      <w:r w:rsidRPr="007C2622">
        <w:rPr>
          <w:rFonts w:ascii="Times New Roman" w:hAnsi="Times New Roman" w:cs="Times New Roman"/>
          <w:b/>
          <w:color w:val="000000" w:themeColor="text1"/>
          <w:sz w:val="24"/>
          <w:szCs w:val="24"/>
        </w:rPr>
        <w:t>CÔNG TY TNHH MTV AJ TOTAL VIỆT NAM –</w:t>
      </w:r>
    </w:p>
    <w:p w14:paraId="61A62305" w14:textId="04D92B1B" w:rsidR="007C2622" w:rsidRPr="004E3705" w:rsidRDefault="007C2622" w:rsidP="00297B35">
      <w:pPr>
        <w:keepNext/>
        <w:keepLines/>
        <w:widowControl w:val="0"/>
        <w:suppressLineNumbers/>
        <w:spacing w:after="0" w:line="280" w:lineRule="exact"/>
        <w:ind w:left="1440"/>
        <w:contextualSpacing/>
        <w:rPr>
          <w:rFonts w:ascii="Times New Roman" w:hAnsi="Times New Roman" w:cs="Times New Roman"/>
          <w:color w:val="000000" w:themeColor="text1"/>
          <w:sz w:val="26"/>
          <w:szCs w:val="26"/>
          <w:lang w:eastAsia="ko-KR"/>
        </w:rPr>
      </w:pPr>
      <w:r>
        <w:rPr>
          <w:rFonts w:ascii="Times New Roman" w:hAnsi="Times New Roman" w:cs="Times New Roman"/>
          <w:b/>
          <w:color w:val="000000" w:themeColor="text1"/>
          <w:sz w:val="24"/>
          <w:szCs w:val="24"/>
        </w:rPr>
        <w:t xml:space="preserve">          </w:t>
      </w:r>
      <w:r w:rsidRPr="007C2622">
        <w:rPr>
          <w:rFonts w:ascii="Times New Roman" w:hAnsi="Times New Roman" w:cs="Times New Roman"/>
          <w:b/>
          <w:color w:val="000000" w:themeColor="text1"/>
          <w:sz w:val="24"/>
          <w:szCs w:val="24"/>
        </w:rPr>
        <w:t xml:space="preserve"> </w:t>
      </w:r>
      <w:r w:rsidR="00297B35" w:rsidRPr="00297B35">
        <w:rPr>
          <w:rFonts w:ascii="Times New Roman" w:hAnsi="Times New Roman" w:cs="Times New Roman"/>
          <w:b/>
          <w:color w:val="000000" w:themeColor="text1"/>
          <w:sz w:val="24"/>
          <w:szCs w:val="24"/>
          <w:lang w:eastAsia="ko-KR"/>
        </w:rPr>
        <w:t>{{$</w:t>
      </w:r>
      <w:r w:rsidR="00363422">
        <w:rPr>
          <w:rFonts w:ascii="Times New Roman" w:hAnsi="Times New Roman" w:cs="Times New Roman"/>
          <w:b/>
          <w:color w:val="000000" w:themeColor="text1"/>
          <w:sz w:val="24"/>
          <w:szCs w:val="24"/>
          <w:lang w:eastAsia="ko-KR"/>
        </w:rPr>
        <w:t>o</w:t>
      </w:r>
      <w:r w:rsidR="00297B35" w:rsidRPr="00297B35">
        <w:rPr>
          <w:rFonts w:ascii="Times New Roman" w:hAnsi="Times New Roman" w:cs="Times New Roman"/>
          <w:b/>
          <w:color w:val="000000" w:themeColor="text1"/>
          <w:sz w:val="24"/>
          <w:szCs w:val="24"/>
          <w:lang w:eastAsia="ko-KR"/>
        </w:rPr>
        <w:t>.DIV_NM}}</w:t>
      </w:r>
    </w:p>
    <w:p w14:paraId="3D9A4F88" w14:textId="26D130C9" w:rsidR="007C2622" w:rsidRPr="004E3705" w:rsidRDefault="007C2622" w:rsidP="007C2622">
      <w:pPr>
        <w:keepNext/>
        <w:keepLines/>
        <w:widowControl w:val="0"/>
        <w:suppressLineNumbers/>
        <w:tabs>
          <w:tab w:val="left" w:pos="2880"/>
        </w:tabs>
        <w:spacing w:after="0" w:line="280" w:lineRule="exact"/>
        <w:contextualSpacing/>
        <w:rPr>
          <w:rFonts w:ascii="Times New Roman" w:hAnsi="Times New Roman" w:cs="Times New Roman"/>
          <w:color w:val="000000" w:themeColor="text1"/>
          <w:sz w:val="20"/>
          <w:lang w:eastAsia="ko-KR"/>
        </w:rPr>
      </w:pPr>
      <w:r w:rsidRPr="004E3705">
        <w:rPr>
          <w:rFonts w:ascii="Times New Roman" w:hAnsi="Times New Roman" w:cs="Times New Roman"/>
          <w:i/>
          <w:color w:val="000000" w:themeColor="text1"/>
          <w:sz w:val="20"/>
          <w:lang w:eastAsia="ko-KR"/>
        </w:rPr>
        <w:t>Name of enterprise</w:t>
      </w:r>
      <w:r>
        <w:rPr>
          <w:rFonts w:ascii="Times New Roman" w:hAnsi="Times New Roman" w:cs="Times New Roman"/>
          <w:i/>
          <w:color w:val="000000" w:themeColor="text1"/>
          <w:sz w:val="20"/>
          <w:lang w:eastAsia="ko-KR"/>
        </w:rPr>
        <w:t xml:space="preserve">:           </w:t>
      </w:r>
      <w:r w:rsidRPr="007C2622">
        <w:rPr>
          <w:rFonts w:ascii="Times New Roman" w:hAnsi="Times New Roman" w:cs="Times New Roman"/>
          <w:b/>
          <w:color w:val="000000" w:themeColor="text1"/>
          <w:sz w:val="24"/>
          <w:szCs w:val="24"/>
          <w:lang w:eastAsia="ko-KR"/>
        </w:rPr>
        <w:t>(AJ TOTAL VIET NAM CO., LTD-</w:t>
      </w:r>
      <w:r w:rsidR="00297B35" w:rsidRPr="00297B35">
        <w:rPr>
          <w:rFonts w:ascii="Times New Roman" w:hAnsi="Times New Roman" w:cs="Times New Roman"/>
          <w:b/>
          <w:color w:val="000000" w:themeColor="text1"/>
          <w:sz w:val="24"/>
          <w:szCs w:val="24"/>
          <w:lang w:eastAsia="ko-KR"/>
        </w:rPr>
        <w:t>{{$</w:t>
      </w:r>
      <w:r w:rsidR="00363422">
        <w:rPr>
          <w:rFonts w:ascii="Times New Roman" w:hAnsi="Times New Roman" w:cs="Times New Roman"/>
          <w:b/>
          <w:color w:val="000000" w:themeColor="text1"/>
          <w:sz w:val="24"/>
          <w:szCs w:val="24"/>
          <w:lang w:eastAsia="ko-KR"/>
        </w:rPr>
        <w:t>o</w:t>
      </w:r>
      <w:r w:rsidR="00297B35" w:rsidRPr="00297B35">
        <w:rPr>
          <w:rFonts w:ascii="Times New Roman" w:hAnsi="Times New Roman" w:cs="Times New Roman"/>
          <w:b/>
          <w:color w:val="000000" w:themeColor="text1"/>
          <w:sz w:val="24"/>
          <w:szCs w:val="24"/>
          <w:lang w:eastAsia="ko-KR"/>
        </w:rPr>
        <w:t>.DIV_</w:t>
      </w:r>
      <w:r w:rsidR="00297B35">
        <w:rPr>
          <w:rFonts w:ascii="Times New Roman" w:hAnsi="Times New Roman" w:cs="Times New Roman"/>
          <w:b/>
          <w:color w:val="000000" w:themeColor="text1"/>
          <w:sz w:val="24"/>
          <w:szCs w:val="24"/>
          <w:lang w:eastAsia="ko-KR"/>
        </w:rPr>
        <w:t>F</w:t>
      </w:r>
      <w:r w:rsidR="00297B35" w:rsidRPr="00297B35">
        <w:rPr>
          <w:rFonts w:ascii="Times New Roman" w:hAnsi="Times New Roman" w:cs="Times New Roman"/>
          <w:b/>
          <w:color w:val="000000" w:themeColor="text1"/>
          <w:sz w:val="24"/>
          <w:szCs w:val="24"/>
          <w:lang w:eastAsia="ko-KR"/>
        </w:rPr>
        <w:t xml:space="preserve">NM}}   </w:t>
      </w:r>
      <w:r w:rsidRPr="007C2622">
        <w:rPr>
          <w:rFonts w:ascii="Times New Roman" w:hAnsi="Times New Roman" w:cs="Times New Roman"/>
          <w:b/>
          <w:color w:val="000000" w:themeColor="text1"/>
          <w:sz w:val="32"/>
          <w:szCs w:val="32"/>
          <w:lang w:eastAsia="ko-KR"/>
        </w:rPr>
        <w:t>)</w:t>
      </w:r>
    </w:p>
    <w:p w14:paraId="6FACE518" w14:textId="77777777"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color w:val="000000" w:themeColor="text1"/>
          <w:sz w:val="26"/>
          <w:szCs w:val="26"/>
          <w:lang w:eastAsia="ko-KR"/>
        </w:rPr>
      </w:pPr>
    </w:p>
    <w:p w14:paraId="343D8E7B" w14:textId="56DDB504" w:rsidR="007C2622" w:rsidRPr="004E3705" w:rsidRDefault="007C2622" w:rsidP="007C2622">
      <w:pPr>
        <w:keepNext/>
        <w:keepLines/>
        <w:widowControl w:val="0"/>
        <w:suppressLineNumbers/>
        <w:tabs>
          <w:tab w:val="left" w:pos="2880"/>
        </w:tabs>
        <w:spacing w:after="0" w:line="280" w:lineRule="exact"/>
        <w:contextualSpacing/>
        <w:rPr>
          <w:rFonts w:ascii="Times New Roman" w:hAnsi="Times New Roman" w:cs="Times New Roman"/>
          <w:color w:val="000000" w:themeColor="text1"/>
          <w:sz w:val="26"/>
          <w:szCs w:val="26"/>
        </w:rPr>
      </w:pPr>
      <w:r w:rsidRPr="004E3705">
        <w:rPr>
          <w:rFonts w:ascii="Times New Roman" w:hAnsi="Times New Roman" w:cs="Times New Roman"/>
          <w:color w:val="000000" w:themeColor="text1"/>
          <w:sz w:val="26"/>
          <w:szCs w:val="26"/>
          <w:lang w:eastAsia="ko-KR"/>
        </w:rPr>
        <w:t xml:space="preserve">Giấy phép thành lập </w:t>
      </w:r>
      <w:r>
        <w:rPr>
          <w:rFonts w:ascii="Times New Roman" w:hAnsi="Times New Roman" w:cs="Times New Roman"/>
          <w:color w:val="000000" w:themeColor="text1"/>
          <w:sz w:val="26"/>
          <w:szCs w:val="26"/>
          <w:lang w:eastAsia="ko-KR"/>
        </w:rPr>
        <w:t xml:space="preserve">: </w:t>
      </w:r>
      <w:r w:rsidRPr="004E3705">
        <w:rPr>
          <w:rFonts w:ascii="Times New Roman" w:hAnsi="Times New Roman" w:cs="Times New Roman"/>
          <w:bCs/>
          <w:color w:val="000000" w:themeColor="text1"/>
          <w:sz w:val="24"/>
          <w:szCs w:val="24"/>
          <w:lang w:eastAsia="ko-KR"/>
        </w:rPr>
        <w:t>1101901122</w:t>
      </w:r>
      <w:r>
        <w:rPr>
          <w:rFonts w:ascii="Times New Roman" w:hAnsi="Times New Roman" w:cs="Times New Roman"/>
          <w:bCs/>
          <w:color w:val="000000" w:themeColor="text1"/>
          <w:sz w:val="24"/>
          <w:szCs w:val="24"/>
          <w:lang w:eastAsia="ko-KR"/>
        </w:rPr>
        <w:t>-003</w:t>
      </w:r>
    </w:p>
    <w:p w14:paraId="7C15BB4F" w14:textId="77777777"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rPr>
      </w:pPr>
      <w:r w:rsidRPr="004E3705">
        <w:rPr>
          <w:rFonts w:ascii="Times New Roman" w:hAnsi="Times New Roman" w:cs="Times New Roman"/>
          <w:i/>
          <w:color w:val="000000" w:themeColor="text1"/>
          <w:sz w:val="20"/>
        </w:rPr>
        <w:t>Establishment Certificate</w:t>
      </w:r>
    </w:p>
    <w:p w14:paraId="1F2C4B46" w14:textId="77777777"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rPr>
      </w:pPr>
    </w:p>
    <w:p w14:paraId="3A30A50D" w14:textId="77777777"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sz w:val="24"/>
          <w:szCs w:val="24"/>
          <w:lang w:eastAsia="ko-KR"/>
        </w:rPr>
      </w:pPr>
      <w:r w:rsidRPr="004E3705">
        <w:rPr>
          <w:rFonts w:ascii="Times New Roman" w:hAnsi="Times New Roman" w:cs="Times New Roman"/>
          <w:color w:val="000000" w:themeColor="text1"/>
          <w:sz w:val="26"/>
          <w:szCs w:val="26"/>
        </w:rPr>
        <w:t xml:space="preserve">Địa chỉ trụ sở chính </w:t>
      </w:r>
      <w:r>
        <w:rPr>
          <w:rFonts w:ascii="Times New Roman" w:hAnsi="Times New Roman" w:cs="Times New Roman"/>
          <w:color w:val="000000" w:themeColor="text1"/>
          <w:sz w:val="26"/>
          <w:szCs w:val="26"/>
        </w:rPr>
        <w:t xml:space="preserve">: </w:t>
      </w:r>
      <w:r w:rsidRPr="002E2FD3">
        <w:rPr>
          <w:rFonts w:ascii="Times New Roman" w:hAnsi="Times New Roman" w:cs="Times New Roman"/>
          <w:sz w:val="24"/>
          <w:szCs w:val="24"/>
          <w:lang w:eastAsia="ko-KR"/>
        </w:rPr>
        <w:t>Đường số</w:t>
      </w:r>
      <w:r>
        <w:rPr>
          <w:rFonts w:ascii="Times New Roman" w:hAnsi="Times New Roman" w:cs="Times New Roman"/>
          <w:sz w:val="24"/>
          <w:szCs w:val="24"/>
          <w:lang w:eastAsia="ko-KR"/>
        </w:rPr>
        <w:t xml:space="preserve"> 6</w:t>
      </w:r>
      <w:r w:rsidRPr="002E2FD3">
        <w:rPr>
          <w:rFonts w:ascii="Times New Roman" w:hAnsi="Times New Roman" w:cs="Times New Roman"/>
          <w:sz w:val="24"/>
          <w:szCs w:val="24"/>
          <w:lang w:eastAsia="ko-KR"/>
        </w:rPr>
        <w:t>,</w:t>
      </w:r>
      <w:r>
        <w:rPr>
          <w:rFonts w:ascii="Times New Roman" w:hAnsi="Times New Roman" w:cs="Times New Roman"/>
          <w:sz w:val="24"/>
          <w:szCs w:val="24"/>
          <w:lang w:eastAsia="ko-KR"/>
        </w:rPr>
        <w:t xml:space="preserve"> Khu F,</w:t>
      </w:r>
      <w:r w:rsidRPr="002E2FD3">
        <w:rPr>
          <w:rFonts w:ascii="Times New Roman" w:hAnsi="Times New Roman" w:cs="Times New Roman"/>
          <w:sz w:val="24"/>
          <w:szCs w:val="24"/>
          <w:lang w:eastAsia="ko-KR"/>
        </w:rPr>
        <w:t xml:space="preserve"> Khu công nghiệp </w:t>
      </w:r>
      <w:r>
        <w:rPr>
          <w:rFonts w:ascii="Times New Roman" w:hAnsi="Times New Roman" w:cs="Times New Roman"/>
          <w:sz w:val="24"/>
          <w:szCs w:val="24"/>
          <w:lang w:eastAsia="ko-KR"/>
        </w:rPr>
        <w:t>Phố Nối A</w:t>
      </w:r>
      <w:r w:rsidRPr="002E2FD3">
        <w:rPr>
          <w:rFonts w:ascii="Times New Roman" w:hAnsi="Times New Roman" w:cs="Times New Roman"/>
          <w:sz w:val="24"/>
          <w:szCs w:val="24"/>
          <w:lang w:eastAsia="ko-KR"/>
        </w:rPr>
        <w:t>, Xã</w:t>
      </w:r>
      <w:r>
        <w:rPr>
          <w:rFonts w:ascii="Times New Roman" w:hAnsi="Times New Roman" w:cs="Times New Roman"/>
          <w:sz w:val="24"/>
          <w:szCs w:val="24"/>
          <w:lang w:eastAsia="ko-KR"/>
        </w:rPr>
        <w:t xml:space="preserve"> Minh Hải</w:t>
      </w:r>
      <w:r w:rsidRPr="002E2FD3">
        <w:rPr>
          <w:rFonts w:ascii="Times New Roman" w:hAnsi="Times New Roman" w:cs="Times New Roman"/>
          <w:sz w:val="24"/>
          <w:szCs w:val="24"/>
          <w:lang w:eastAsia="ko-KR"/>
        </w:rPr>
        <w:t xml:space="preserve">, </w:t>
      </w:r>
    </w:p>
    <w:p w14:paraId="01506F16" w14:textId="3ACD47D6"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sz w:val="24"/>
          <w:szCs w:val="24"/>
          <w:lang w:eastAsia="ko-KR"/>
        </w:rPr>
      </w:pPr>
      <w:r>
        <w:rPr>
          <w:rFonts w:ascii="Times New Roman" w:hAnsi="Times New Roman" w:cs="Times New Roman"/>
          <w:sz w:val="24"/>
          <w:szCs w:val="24"/>
          <w:lang w:eastAsia="ko-KR"/>
        </w:rPr>
        <w:t xml:space="preserve">                                      </w:t>
      </w:r>
      <w:r w:rsidRPr="002E2FD3">
        <w:rPr>
          <w:rFonts w:ascii="Times New Roman" w:hAnsi="Times New Roman" w:cs="Times New Roman"/>
          <w:sz w:val="24"/>
          <w:szCs w:val="24"/>
          <w:lang w:eastAsia="ko-KR"/>
        </w:rPr>
        <w:t xml:space="preserve">Huyện </w:t>
      </w:r>
      <w:r>
        <w:rPr>
          <w:rFonts w:ascii="Times New Roman" w:hAnsi="Times New Roman" w:cs="Times New Roman"/>
          <w:sz w:val="24"/>
          <w:szCs w:val="24"/>
          <w:lang w:eastAsia="ko-KR"/>
        </w:rPr>
        <w:t>Văn Lâm</w:t>
      </w:r>
      <w:r w:rsidRPr="002E2FD3">
        <w:rPr>
          <w:rFonts w:ascii="Times New Roman" w:hAnsi="Times New Roman" w:cs="Times New Roman"/>
          <w:sz w:val="24"/>
          <w:szCs w:val="24"/>
          <w:lang w:eastAsia="ko-KR"/>
        </w:rPr>
        <w:t xml:space="preserve">, Tỉnh </w:t>
      </w:r>
      <w:r>
        <w:rPr>
          <w:rFonts w:ascii="Times New Roman" w:hAnsi="Times New Roman" w:cs="Times New Roman"/>
          <w:sz w:val="24"/>
          <w:szCs w:val="24"/>
          <w:lang w:eastAsia="ko-KR"/>
        </w:rPr>
        <w:t>Hưng Yên</w:t>
      </w:r>
      <w:r w:rsidRPr="002E2FD3">
        <w:rPr>
          <w:rFonts w:ascii="Times New Roman" w:hAnsi="Times New Roman" w:cs="Times New Roman"/>
          <w:sz w:val="24"/>
          <w:szCs w:val="24"/>
          <w:lang w:eastAsia="ko-KR"/>
        </w:rPr>
        <w:t>, Việt Nam</w:t>
      </w:r>
    </w:p>
    <w:p w14:paraId="26A7AC85" w14:textId="77777777" w:rsidR="007C2622" w:rsidRDefault="007C2622" w:rsidP="007C2622">
      <w:pPr>
        <w:keepNext/>
        <w:keepLines/>
        <w:widowControl w:val="0"/>
        <w:suppressLineNumbers/>
        <w:tabs>
          <w:tab w:val="left" w:pos="2880"/>
        </w:tabs>
        <w:spacing w:after="0" w:line="280" w:lineRule="exact"/>
        <w:contextualSpacing/>
        <w:jc w:val="both"/>
        <w:rPr>
          <w:rFonts w:ascii="Times New Roman" w:hAnsi="Times New Roman" w:cs="Times New Roman"/>
          <w:i/>
        </w:rPr>
      </w:pPr>
      <w:r w:rsidRPr="004E3705">
        <w:rPr>
          <w:rFonts w:ascii="Times New Roman" w:hAnsi="Times New Roman" w:cs="Times New Roman"/>
          <w:i/>
          <w:color w:val="000000" w:themeColor="text1"/>
          <w:sz w:val="20"/>
        </w:rPr>
        <w:t>Head office address</w:t>
      </w:r>
      <w:r>
        <w:rPr>
          <w:rFonts w:ascii="Times New Roman" w:hAnsi="Times New Roman" w:cs="Times New Roman"/>
          <w:i/>
          <w:color w:val="000000" w:themeColor="text1"/>
          <w:sz w:val="20"/>
        </w:rPr>
        <w:t xml:space="preserve">:           </w:t>
      </w:r>
      <w:r w:rsidRPr="002E2FD3">
        <w:rPr>
          <w:rFonts w:ascii="Times New Roman" w:hAnsi="Times New Roman" w:cs="Times New Roman"/>
          <w:sz w:val="24"/>
          <w:szCs w:val="24"/>
          <w:lang w:eastAsia="ko-KR"/>
        </w:rPr>
        <w:t>(</w:t>
      </w:r>
      <w:r>
        <w:rPr>
          <w:rFonts w:ascii="Times New Roman" w:hAnsi="Times New Roman" w:cs="Times New Roman"/>
          <w:i/>
        </w:rPr>
        <w:t>Road No. 6</w:t>
      </w:r>
      <w:r w:rsidRPr="002E2FD3">
        <w:rPr>
          <w:rFonts w:ascii="Times New Roman" w:hAnsi="Times New Roman" w:cs="Times New Roman"/>
          <w:i/>
        </w:rPr>
        <w:t>,</w:t>
      </w:r>
      <w:r>
        <w:rPr>
          <w:rFonts w:ascii="Times New Roman" w:hAnsi="Times New Roman" w:cs="Times New Roman"/>
          <w:i/>
        </w:rPr>
        <w:t xml:space="preserve"> F zone, Pho Noi A</w:t>
      </w:r>
      <w:r w:rsidRPr="002E2FD3">
        <w:rPr>
          <w:rFonts w:ascii="Times New Roman" w:hAnsi="Times New Roman" w:cs="Times New Roman"/>
          <w:i/>
        </w:rPr>
        <w:t xml:space="preserve"> Industrial Zone</w:t>
      </w:r>
      <w:r>
        <w:rPr>
          <w:rFonts w:ascii="Times New Roman" w:hAnsi="Times New Roman" w:cs="Times New Roman"/>
          <w:i/>
        </w:rPr>
        <w:t xml:space="preserve">, Minh Hai Commune, </w:t>
      </w:r>
    </w:p>
    <w:p w14:paraId="652941F7" w14:textId="18B6FABE" w:rsidR="007C2622" w:rsidRDefault="007C2622" w:rsidP="007C2622">
      <w:pPr>
        <w:keepNext/>
        <w:keepLines/>
        <w:widowControl w:val="0"/>
        <w:suppressLineNumbers/>
        <w:tabs>
          <w:tab w:val="left" w:pos="2880"/>
        </w:tabs>
        <w:spacing w:after="0" w:line="280" w:lineRule="exact"/>
        <w:contextualSpacing/>
        <w:jc w:val="both"/>
        <w:rPr>
          <w:rFonts w:ascii="Times New Roman" w:hAnsi="Times New Roman" w:cs="Times New Roman"/>
          <w:sz w:val="24"/>
          <w:szCs w:val="24"/>
          <w:lang w:eastAsia="ko-KR"/>
        </w:rPr>
      </w:pPr>
      <w:r>
        <w:rPr>
          <w:rFonts w:ascii="Times New Roman" w:hAnsi="Times New Roman" w:cs="Times New Roman"/>
          <w:i/>
        </w:rPr>
        <w:t xml:space="preserve">                                         Van Lam District, Hung Yen</w:t>
      </w:r>
      <w:r w:rsidRPr="002E2FD3">
        <w:rPr>
          <w:rFonts w:ascii="Times New Roman" w:hAnsi="Times New Roman" w:cs="Times New Roman"/>
          <w:i/>
        </w:rPr>
        <w:t xml:space="preserve"> province, Vietnam</w:t>
      </w:r>
      <w:r w:rsidRPr="002E2FD3">
        <w:rPr>
          <w:rFonts w:ascii="Times New Roman" w:hAnsi="Times New Roman" w:cs="Times New Roman"/>
          <w:sz w:val="24"/>
          <w:szCs w:val="24"/>
          <w:lang w:eastAsia="ko-KR"/>
        </w:rPr>
        <w:t>)</w:t>
      </w:r>
    </w:p>
    <w:p w14:paraId="3EBDFE20" w14:textId="19CAE6D2" w:rsidR="007C2622" w:rsidRDefault="007C2622" w:rsidP="007C2622">
      <w:pPr>
        <w:keepNext/>
        <w:keepLines/>
        <w:widowControl w:val="0"/>
        <w:suppressLineNumbers/>
        <w:tabs>
          <w:tab w:val="left" w:pos="2880"/>
        </w:tabs>
        <w:spacing w:after="0" w:line="280" w:lineRule="exact"/>
        <w:contextualSpacing/>
        <w:jc w:val="both"/>
        <w:rPr>
          <w:rFonts w:ascii="Times New Roman" w:hAnsi="Times New Roman" w:cs="Times New Roman"/>
          <w:sz w:val="24"/>
          <w:szCs w:val="24"/>
          <w:lang w:eastAsia="ko-KR"/>
        </w:rPr>
      </w:pPr>
    </w:p>
    <w:p w14:paraId="0FAC2C00" w14:textId="5AA3D053"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sz w:val="26"/>
          <w:szCs w:val="26"/>
        </w:rPr>
      </w:pPr>
      <w:r w:rsidRPr="004E3705">
        <w:rPr>
          <w:rFonts w:ascii="Times New Roman" w:hAnsi="Times New Roman" w:cs="Times New Roman"/>
          <w:color w:val="000000" w:themeColor="text1"/>
          <w:sz w:val="26"/>
          <w:szCs w:val="26"/>
        </w:rPr>
        <w:t>Đại diện bởi</w:t>
      </w:r>
      <w:r>
        <w:rPr>
          <w:rFonts w:ascii="Times New Roman" w:hAnsi="Times New Roman" w:cs="Times New Roman"/>
          <w:color w:val="000000" w:themeColor="text1"/>
          <w:sz w:val="26"/>
          <w:szCs w:val="26"/>
        </w:rPr>
        <w:t xml:space="preserve">:               </w:t>
      </w:r>
      <w:r w:rsidRPr="002E2FD3">
        <w:rPr>
          <w:rFonts w:ascii="Times New Roman" w:hAnsi="Times New Roman" w:cs="Times New Roman"/>
          <w:sz w:val="26"/>
          <w:szCs w:val="26"/>
        </w:rPr>
        <w:t xml:space="preserve">Ông </w:t>
      </w:r>
      <w:r w:rsidRPr="002E2FD3">
        <w:rPr>
          <w:rFonts w:ascii="Times New Roman" w:hAnsi="Times New Roman" w:cs="Times New Roman"/>
          <w:i/>
        </w:rPr>
        <w:t>(Mr.)</w:t>
      </w:r>
      <w:r w:rsidRPr="002E2FD3">
        <w:rPr>
          <w:rFonts w:ascii="Times New Roman" w:hAnsi="Times New Roman" w:cs="Times New Roman"/>
          <w:bCs/>
          <w:sz w:val="26"/>
          <w:szCs w:val="26"/>
          <w:lang w:eastAsia="ko-KR"/>
        </w:rPr>
        <w:t xml:space="preserve"> </w:t>
      </w:r>
      <w:r>
        <w:rPr>
          <w:rFonts w:ascii="Times New Roman" w:hAnsi="Times New Roman" w:cs="Times New Roman"/>
          <w:bCs/>
          <w:sz w:val="26"/>
          <w:szCs w:val="26"/>
          <w:lang w:eastAsia="ko-KR"/>
        </w:rPr>
        <w:t>KIM JUN SEOB</w:t>
      </w:r>
      <w:r w:rsidRPr="002E2FD3">
        <w:rPr>
          <w:rFonts w:ascii="Times New Roman" w:hAnsi="Times New Roman" w:cs="Times New Roman"/>
          <w:i/>
          <w:sz w:val="26"/>
          <w:szCs w:val="26"/>
        </w:rPr>
        <w:t xml:space="preserve"> </w:t>
      </w:r>
    </w:p>
    <w:p w14:paraId="5D66A9D2" w14:textId="77777777" w:rsidR="007C2622" w:rsidRPr="004E3705" w:rsidRDefault="007C2622" w:rsidP="007C2622">
      <w:pPr>
        <w:keepNext/>
        <w:keepLines/>
        <w:widowControl w:val="0"/>
        <w:suppressLineNumbers/>
        <w:tabs>
          <w:tab w:val="left" w:pos="2880"/>
        </w:tabs>
        <w:spacing w:after="0" w:line="280" w:lineRule="exact"/>
        <w:contextualSpacing/>
        <w:jc w:val="both"/>
        <w:rPr>
          <w:rFonts w:ascii="Times New Roman" w:hAnsi="Times New Roman" w:cs="Times New Roman"/>
          <w:i/>
          <w:color w:val="000000" w:themeColor="text1"/>
          <w:sz w:val="20"/>
          <w:lang w:eastAsia="ko-KR"/>
        </w:rPr>
      </w:pPr>
      <w:r w:rsidRPr="004E3705">
        <w:rPr>
          <w:rFonts w:ascii="Times New Roman" w:hAnsi="Times New Roman" w:cs="Times New Roman"/>
          <w:i/>
          <w:color w:val="000000" w:themeColor="text1"/>
          <w:sz w:val="20"/>
        </w:rPr>
        <w:t>Representative by</w:t>
      </w:r>
    </w:p>
    <w:p w14:paraId="597BE1DC" w14:textId="77777777" w:rsidR="007C2622" w:rsidRPr="002E2FD3"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sz w:val="26"/>
          <w:szCs w:val="26"/>
        </w:rPr>
      </w:pPr>
      <w:r>
        <w:rPr>
          <w:rFonts w:ascii="Times New Roman" w:hAnsi="Times New Roman" w:cs="Times New Roman"/>
          <w:i/>
          <w:sz w:val="26"/>
          <w:szCs w:val="26"/>
        </w:rPr>
        <w:t xml:space="preserve"> </w:t>
      </w:r>
    </w:p>
    <w:p w14:paraId="31B9A316" w14:textId="22F92882" w:rsidR="007C2622" w:rsidRDefault="0056538C" w:rsidP="007C2622">
      <w:pPr>
        <w:keepNext/>
        <w:keepLines/>
        <w:widowControl w:val="0"/>
        <w:suppressLineNumbers/>
        <w:tabs>
          <w:tab w:val="left" w:pos="2880"/>
        </w:tabs>
        <w:spacing w:after="0" w:line="280" w:lineRule="exact"/>
        <w:contextualSpacing/>
        <w:rPr>
          <w:rFonts w:ascii="Times New Roman" w:hAnsi="Times New Roman" w:cs="Times New Roman"/>
          <w:sz w:val="26"/>
          <w:szCs w:val="26"/>
          <w:lang w:eastAsia="ko-KR"/>
        </w:rPr>
      </w:pPr>
      <w:r>
        <w:rPr>
          <w:rFonts w:ascii="Times New Roman" w:hAnsi="Times New Roman" w:cs="Times New Roman"/>
          <w:color w:val="000000" w:themeColor="text1"/>
          <w:sz w:val="26"/>
          <w:szCs w:val="26"/>
        </w:rPr>
        <w:t>Sinh ngày</w:t>
      </w:r>
      <w:r w:rsidR="007C2622">
        <w:rPr>
          <w:rFonts w:ascii="Times New Roman" w:hAnsi="Times New Roman" w:cs="Times New Roman"/>
          <w:color w:val="000000" w:themeColor="text1"/>
          <w:sz w:val="26"/>
          <w:szCs w:val="26"/>
        </w:rPr>
        <w:t xml:space="preserve">:                   </w:t>
      </w:r>
      <w:r w:rsidR="007C2622" w:rsidRPr="002E2FD3">
        <w:rPr>
          <w:rFonts w:ascii="Times New Roman" w:hAnsi="Times New Roman" w:cs="Times New Roman"/>
          <w:sz w:val="26"/>
          <w:szCs w:val="26"/>
        </w:rPr>
        <w:t>Ngày</w:t>
      </w:r>
      <w:r w:rsidR="007C2622" w:rsidRPr="002E2FD3">
        <w:rPr>
          <w:rFonts w:ascii="Times New Roman" w:hAnsi="Times New Roman" w:cs="Times New Roman"/>
          <w:sz w:val="26"/>
          <w:szCs w:val="26"/>
          <w:lang w:eastAsia="ko-KR"/>
        </w:rPr>
        <w:t xml:space="preserve"> [</w:t>
      </w:r>
      <w:r w:rsidR="007C2622">
        <w:rPr>
          <w:rFonts w:ascii="Times New Roman" w:hAnsi="Times New Roman" w:cs="Times New Roman" w:hint="eastAsia"/>
          <w:sz w:val="26"/>
          <w:szCs w:val="26"/>
          <w:lang w:eastAsia="ko-KR"/>
        </w:rPr>
        <w:t>05]</w:t>
      </w:r>
      <w:r w:rsidR="007C2622" w:rsidRPr="002E2FD3">
        <w:rPr>
          <w:rFonts w:ascii="Times New Roman" w:hAnsi="Times New Roman" w:cs="Times New Roman"/>
          <w:sz w:val="26"/>
          <w:szCs w:val="26"/>
        </w:rPr>
        <w:t xml:space="preserve"> tháng</w:t>
      </w:r>
      <w:r w:rsidR="007C2622" w:rsidRPr="002E2FD3">
        <w:rPr>
          <w:rFonts w:ascii="Times New Roman" w:hAnsi="Times New Roman" w:cs="Times New Roman"/>
          <w:sz w:val="26"/>
          <w:szCs w:val="26"/>
          <w:lang w:eastAsia="ko-KR"/>
        </w:rPr>
        <w:t xml:space="preserve"> </w:t>
      </w:r>
      <w:r w:rsidR="007C2622">
        <w:rPr>
          <w:rFonts w:ascii="Times New Roman" w:hAnsi="Times New Roman" w:cs="Times New Roman" w:hint="eastAsia"/>
          <w:sz w:val="26"/>
          <w:szCs w:val="26"/>
          <w:lang w:eastAsia="ko-KR"/>
        </w:rPr>
        <w:t>[0</w:t>
      </w:r>
      <w:r w:rsidR="007C2622">
        <w:rPr>
          <w:rFonts w:ascii="Times New Roman" w:hAnsi="Times New Roman" w:cs="Times New Roman"/>
          <w:sz w:val="26"/>
          <w:szCs w:val="26"/>
          <w:lang w:eastAsia="ko-KR"/>
        </w:rPr>
        <w:t>5</w:t>
      </w:r>
      <w:r w:rsidR="007C2622">
        <w:rPr>
          <w:rFonts w:ascii="Times New Roman" w:hAnsi="Times New Roman" w:cs="Times New Roman" w:hint="eastAsia"/>
          <w:sz w:val="26"/>
          <w:szCs w:val="26"/>
          <w:lang w:eastAsia="ko-KR"/>
        </w:rPr>
        <w:t>]</w:t>
      </w:r>
      <w:r w:rsidR="007C2622" w:rsidRPr="002E2FD3">
        <w:rPr>
          <w:rFonts w:ascii="Times New Roman" w:hAnsi="Times New Roman" w:cs="Times New Roman"/>
          <w:sz w:val="26"/>
          <w:szCs w:val="26"/>
          <w:lang w:eastAsia="ko-KR"/>
        </w:rPr>
        <w:t xml:space="preserve"> </w:t>
      </w:r>
      <w:r w:rsidR="007C2622" w:rsidRPr="002E2FD3">
        <w:rPr>
          <w:rFonts w:ascii="Times New Roman" w:hAnsi="Times New Roman" w:cs="Times New Roman"/>
          <w:sz w:val="26"/>
          <w:szCs w:val="26"/>
        </w:rPr>
        <w:t>năm</w:t>
      </w:r>
      <w:r w:rsidR="007C2622">
        <w:rPr>
          <w:rFonts w:ascii="Times New Roman" w:hAnsi="Times New Roman" w:cs="Times New Roman" w:hint="eastAsia"/>
          <w:sz w:val="26"/>
          <w:szCs w:val="26"/>
          <w:lang w:eastAsia="ko-KR"/>
        </w:rPr>
        <w:t>[1968</w:t>
      </w:r>
      <w:r w:rsidR="007C2622">
        <w:rPr>
          <w:rFonts w:ascii="Times New Roman" w:hAnsi="Times New Roman" w:cs="Times New Roman"/>
          <w:sz w:val="26"/>
          <w:szCs w:val="26"/>
          <w:lang w:eastAsia="ko-KR"/>
        </w:rPr>
        <w:t>]</w:t>
      </w:r>
    </w:p>
    <w:p w14:paraId="61D9646B" w14:textId="6D4F9149" w:rsidR="007C2622" w:rsidRDefault="0056538C" w:rsidP="007C2622">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szCs w:val="26"/>
        </w:rPr>
      </w:pPr>
      <w:r>
        <w:rPr>
          <w:rFonts w:ascii="Times New Roman" w:hAnsi="Times New Roman" w:cs="Times New Roman"/>
          <w:i/>
          <w:color w:val="000000" w:themeColor="text1"/>
          <w:sz w:val="20"/>
          <w:szCs w:val="26"/>
        </w:rPr>
        <w:t>Date of birth</w:t>
      </w:r>
      <w:r w:rsidR="007C2622">
        <w:rPr>
          <w:rFonts w:ascii="Times New Roman" w:hAnsi="Times New Roman" w:cs="Times New Roman"/>
          <w:i/>
          <w:color w:val="000000" w:themeColor="text1"/>
          <w:sz w:val="20"/>
          <w:szCs w:val="26"/>
        </w:rPr>
        <w:t>:</w:t>
      </w:r>
    </w:p>
    <w:p w14:paraId="306A01C6" w14:textId="77777777" w:rsidR="007C2622" w:rsidRPr="008179E6"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szCs w:val="26"/>
          <w:lang w:eastAsia="ko-KR"/>
        </w:rPr>
      </w:pPr>
    </w:p>
    <w:p w14:paraId="6DD2CBEA" w14:textId="1316356C" w:rsidR="007C2622" w:rsidRPr="008179E6" w:rsidRDefault="007C2622" w:rsidP="007C2622">
      <w:pPr>
        <w:keepNext/>
        <w:keepLines/>
        <w:widowControl w:val="0"/>
        <w:suppressLineNumbers/>
        <w:tabs>
          <w:tab w:val="left" w:pos="2880"/>
        </w:tabs>
        <w:spacing w:after="0" w:line="280" w:lineRule="exact"/>
        <w:contextualSpacing/>
        <w:rPr>
          <w:rFonts w:ascii="Times New Roman" w:hAnsi="Times New Roman" w:cs="Times New Roman"/>
          <w:color w:val="000000" w:themeColor="text1"/>
          <w:sz w:val="26"/>
          <w:szCs w:val="26"/>
        </w:rPr>
      </w:pPr>
      <w:r w:rsidRPr="008179E6">
        <w:rPr>
          <w:rFonts w:ascii="Times New Roman" w:hAnsi="Times New Roman" w:cs="Times New Roman"/>
          <w:color w:val="000000" w:themeColor="text1"/>
          <w:sz w:val="26"/>
          <w:szCs w:val="26"/>
        </w:rPr>
        <w:t xml:space="preserve">Hộ chiếu </w:t>
      </w:r>
      <w:ins w:id="0" w:author="Author">
        <w:r w:rsidRPr="008179E6">
          <w:rPr>
            <w:rFonts w:ascii="Times New Roman" w:hAnsi="Times New Roman" w:cs="Times New Roman"/>
            <w:color w:val="000000" w:themeColor="text1"/>
            <w:sz w:val="26"/>
            <w:szCs w:val="26"/>
          </w:rPr>
          <w:t>số</w:t>
        </w:r>
      </w:ins>
      <w:r>
        <w:rPr>
          <w:rFonts w:ascii="Times New Roman" w:hAnsi="Times New Roman" w:cs="Times New Roman"/>
          <w:color w:val="000000" w:themeColor="text1"/>
          <w:sz w:val="26"/>
          <w:szCs w:val="26"/>
        </w:rPr>
        <w:t xml:space="preserve">:                </w:t>
      </w:r>
      <w:r>
        <w:rPr>
          <w:rFonts w:ascii="Times New Roman" w:hAnsi="Times New Roman" w:cs="Times New Roman" w:hint="eastAsia"/>
          <w:bCs/>
          <w:sz w:val="24"/>
          <w:szCs w:val="24"/>
          <w:lang w:eastAsia="ko-KR"/>
        </w:rPr>
        <w:t>M21290135</w:t>
      </w:r>
    </w:p>
    <w:p w14:paraId="1805CDEC" w14:textId="61501A05" w:rsidR="007C2622" w:rsidRDefault="007C2622" w:rsidP="007C2622">
      <w:pPr>
        <w:keepNext/>
        <w:keepLines/>
        <w:widowControl w:val="0"/>
        <w:suppressLineNumbers/>
        <w:tabs>
          <w:tab w:val="left" w:pos="2880"/>
        </w:tabs>
        <w:spacing w:after="0" w:line="280" w:lineRule="exact"/>
        <w:contextualSpacing/>
        <w:jc w:val="both"/>
        <w:rPr>
          <w:rFonts w:ascii="Times New Roman" w:hAnsi="Times New Roman" w:cs="Times New Roman"/>
          <w:i/>
          <w:color w:val="000000" w:themeColor="text1"/>
          <w:sz w:val="20"/>
          <w:lang w:eastAsia="ko-KR"/>
        </w:rPr>
      </w:pPr>
      <w:r w:rsidRPr="008179E6">
        <w:rPr>
          <w:rFonts w:ascii="Times New Roman" w:hAnsi="Times New Roman" w:cs="Times New Roman"/>
          <w:i/>
          <w:color w:val="000000" w:themeColor="text1"/>
          <w:sz w:val="20"/>
          <w:szCs w:val="26"/>
        </w:rPr>
        <w:t>Passport</w:t>
      </w:r>
      <w:ins w:id="1" w:author="Author">
        <w:r w:rsidRPr="008179E6">
          <w:rPr>
            <w:rFonts w:ascii="Times New Roman" w:hAnsi="Times New Roman" w:cs="Times New Roman"/>
            <w:i/>
            <w:color w:val="000000" w:themeColor="text1"/>
            <w:sz w:val="20"/>
            <w:szCs w:val="26"/>
          </w:rPr>
          <w:t xml:space="preserve"> No</w:t>
        </w:r>
      </w:ins>
      <w:r>
        <w:rPr>
          <w:rFonts w:ascii="Times New Roman" w:hAnsi="Times New Roman" w:cs="Times New Roman"/>
          <w:i/>
          <w:color w:val="000000" w:themeColor="text1"/>
          <w:sz w:val="20"/>
          <w:lang w:eastAsia="ko-KR"/>
        </w:rPr>
        <w:t xml:space="preserve"> </w:t>
      </w:r>
      <w:r>
        <w:rPr>
          <w:rFonts w:ascii="Times New Roman" w:hAnsi="Times New Roman" w:cs="Times New Roman"/>
          <w:i/>
          <w:color w:val="000000" w:themeColor="text1"/>
          <w:sz w:val="20"/>
          <w:lang w:eastAsia="ko-KR"/>
        </w:rPr>
        <w:br w:type="page"/>
      </w:r>
    </w:p>
    <w:p w14:paraId="24BA019C" w14:textId="77777777" w:rsidR="007C2622" w:rsidRDefault="007C2622" w:rsidP="007C2622">
      <w:pPr>
        <w:keepNext/>
        <w:keepLines/>
        <w:widowControl w:val="0"/>
        <w:suppressLineNumbers/>
        <w:tabs>
          <w:tab w:val="left" w:pos="2880"/>
        </w:tabs>
        <w:contextualSpacing/>
        <w:rPr>
          <w:rFonts w:ascii="Times New Roman" w:hAnsi="Times New Roman" w:cs="Times New Roman"/>
          <w:bCs/>
          <w:sz w:val="24"/>
          <w:szCs w:val="24"/>
          <w:lang w:eastAsia="ko-KR"/>
        </w:rPr>
      </w:pPr>
      <w:r w:rsidRPr="008179E6">
        <w:rPr>
          <w:rFonts w:ascii="Times New Roman" w:hAnsi="Times New Roman" w:cs="Times New Roman"/>
          <w:color w:val="000000" w:themeColor="text1"/>
          <w:sz w:val="26"/>
          <w:szCs w:val="26"/>
        </w:rPr>
        <w:lastRenderedPageBreak/>
        <w:t>Địa chỉ cư trú</w:t>
      </w:r>
      <w:r>
        <w:rPr>
          <w:rFonts w:ascii="Times New Roman" w:hAnsi="Times New Roman" w:cs="Times New Roman"/>
          <w:color w:val="000000" w:themeColor="text1"/>
          <w:sz w:val="26"/>
          <w:szCs w:val="26"/>
        </w:rPr>
        <w:t xml:space="preserve">:             </w:t>
      </w:r>
      <w:r w:rsidRPr="002E2FD3">
        <w:rPr>
          <w:rFonts w:ascii="Times New Roman" w:hAnsi="Times New Roman" w:cs="Times New Roman"/>
          <w:bCs/>
          <w:sz w:val="24"/>
          <w:szCs w:val="24"/>
          <w:lang w:eastAsia="ko-KR"/>
        </w:rPr>
        <w:t>1</w:t>
      </w:r>
      <w:r>
        <w:rPr>
          <w:rFonts w:ascii="Times New Roman" w:hAnsi="Times New Roman" w:cs="Times New Roman"/>
          <w:bCs/>
          <w:sz w:val="24"/>
          <w:szCs w:val="24"/>
          <w:lang w:eastAsia="ko-KR"/>
        </w:rPr>
        <w:t>04-205 Hilstate-eco APT</w:t>
      </w:r>
      <w:r w:rsidRPr="002E2FD3">
        <w:rPr>
          <w:rFonts w:ascii="Times New Roman" w:hAnsi="Times New Roman" w:cs="Times New Roman"/>
          <w:bCs/>
          <w:sz w:val="24"/>
          <w:szCs w:val="24"/>
          <w:lang w:eastAsia="ko-KR"/>
        </w:rPr>
        <w:t>,</w:t>
      </w:r>
      <w:r>
        <w:rPr>
          <w:rFonts w:ascii="Times New Roman" w:hAnsi="Times New Roman" w:cs="Times New Roman"/>
          <w:bCs/>
          <w:sz w:val="24"/>
          <w:szCs w:val="24"/>
          <w:lang w:eastAsia="ko-KR"/>
        </w:rPr>
        <w:t xml:space="preserve"> Burim-ro 169-41, Dongangu, Thành phố    </w:t>
      </w:r>
    </w:p>
    <w:p w14:paraId="383BC112" w14:textId="1770224E" w:rsidR="007C2622" w:rsidRDefault="007C2622" w:rsidP="007C2622">
      <w:pPr>
        <w:keepNext/>
        <w:keepLines/>
        <w:widowControl w:val="0"/>
        <w:suppressLineNumbers/>
        <w:tabs>
          <w:tab w:val="left" w:pos="2880"/>
        </w:tabs>
        <w:contextualSpacing/>
        <w:rPr>
          <w:rFonts w:ascii="Times New Roman" w:hAnsi="Times New Roman" w:cs="Times New Roman"/>
          <w:bCs/>
          <w:sz w:val="24"/>
          <w:szCs w:val="24"/>
          <w:lang w:eastAsia="ko-KR"/>
        </w:rPr>
      </w:pPr>
      <w:r>
        <w:rPr>
          <w:rFonts w:ascii="Times New Roman" w:hAnsi="Times New Roman" w:cs="Times New Roman"/>
          <w:bCs/>
          <w:sz w:val="24"/>
          <w:szCs w:val="24"/>
          <w:lang w:eastAsia="ko-KR"/>
        </w:rPr>
        <w:t xml:space="preserve">                                       Anyang, Tỉnh Kyung-gi, Hàn Quốc, Hàn Quốc</w:t>
      </w:r>
    </w:p>
    <w:p w14:paraId="3F69B0AD" w14:textId="77777777"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sz w:val="20"/>
          <w:lang w:eastAsia="ko-KR"/>
        </w:rPr>
      </w:pPr>
      <w:r w:rsidRPr="008179E6">
        <w:rPr>
          <w:rFonts w:ascii="Times New Roman" w:hAnsi="Times New Roman" w:cs="Times New Roman"/>
          <w:i/>
          <w:color w:val="000000" w:themeColor="text1"/>
          <w:sz w:val="20"/>
          <w:szCs w:val="26"/>
        </w:rPr>
        <w:t>Resident address</w:t>
      </w:r>
      <w:r>
        <w:rPr>
          <w:rFonts w:ascii="Times New Roman" w:hAnsi="Times New Roman" w:cs="Times New Roman"/>
          <w:i/>
          <w:color w:val="000000" w:themeColor="text1"/>
          <w:sz w:val="20"/>
          <w:szCs w:val="26"/>
        </w:rPr>
        <w:t xml:space="preserve">:                 </w:t>
      </w:r>
      <w:r>
        <w:rPr>
          <w:rFonts w:ascii="Times New Roman" w:hAnsi="Times New Roman" w:cs="Times New Roman"/>
          <w:i/>
          <w:sz w:val="20"/>
          <w:lang w:eastAsia="ko-KR"/>
        </w:rPr>
        <w:t>104-205 Hilstate-eco</w:t>
      </w:r>
      <w:r w:rsidRPr="002E2FD3">
        <w:rPr>
          <w:rFonts w:ascii="Times New Roman" w:hAnsi="Times New Roman" w:cs="Times New Roman"/>
          <w:i/>
          <w:sz w:val="20"/>
          <w:lang w:eastAsia="ko-KR"/>
        </w:rPr>
        <w:t xml:space="preserve"> Aprt,</w:t>
      </w:r>
      <w:r>
        <w:rPr>
          <w:rFonts w:ascii="Times New Roman" w:hAnsi="Times New Roman" w:cs="Times New Roman"/>
          <w:i/>
          <w:sz w:val="20"/>
          <w:lang w:eastAsia="ko-KR"/>
        </w:rPr>
        <w:t xml:space="preserve"> Burim-ro 169-41, Dongangu, Anyang city, Kyung-gi </w:t>
      </w:r>
    </w:p>
    <w:p w14:paraId="22B8C563" w14:textId="0CC3B26F"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sz w:val="20"/>
          <w:lang w:eastAsia="ko-KR"/>
        </w:rPr>
      </w:pPr>
      <w:r>
        <w:rPr>
          <w:rFonts w:ascii="Times New Roman" w:hAnsi="Times New Roman" w:cs="Times New Roman"/>
          <w:i/>
          <w:sz w:val="20"/>
          <w:lang w:eastAsia="ko-KR"/>
        </w:rPr>
        <w:t xml:space="preserve">                                             Province, Korea.</w:t>
      </w:r>
    </w:p>
    <w:p w14:paraId="4AA105A5" w14:textId="0661D26C" w:rsidR="007C2622"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szCs w:val="26"/>
          <w:lang w:eastAsia="ko-KR"/>
        </w:rPr>
      </w:pPr>
    </w:p>
    <w:p w14:paraId="29C1B47E" w14:textId="08D734C8" w:rsidR="007C2622" w:rsidRPr="007C2622" w:rsidRDefault="007C2622" w:rsidP="007C2622">
      <w:pPr>
        <w:keepNext/>
        <w:keepLines/>
        <w:widowControl w:val="0"/>
        <w:suppressLineNumbers/>
        <w:tabs>
          <w:tab w:val="left" w:pos="2880"/>
        </w:tabs>
        <w:spacing w:after="0" w:line="280" w:lineRule="exact"/>
        <w:contextualSpacing/>
        <w:rPr>
          <w:rFonts w:ascii="Times New Roman" w:eastAsia="Times New Roman" w:hAnsi="Times New Roman" w:cs="Times New Roman"/>
          <w:bCs/>
          <w:color w:val="000000" w:themeColor="text1"/>
          <w:sz w:val="26"/>
          <w:szCs w:val="26"/>
        </w:rPr>
      </w:pPr>
      <w:r w:rsidRPr="004E3705">
        <w:rPr>
          <w:rFonts w:ascii="Times New Roman" w:hAnsi="Times New Roman" w:cs="Times New Roman"/>
          <w:color w:val="000000" w:themeColor="text1"/>
          <w:sz w:val="26"/>
          <w:szCs w:val="26"/>
        </w:rPr>
        <w:t xml:space="preserve">Chức vụ </w:t>
      </w:r>
      <w:r>
        <w:rPr>
          <w:rFonts w:ascii="Times New Roman" w:hAnsi="Times New Roman" w:cs="Times New Roman"/>
          <w:color w:val="000000" w:themeColor="text1"/>
          <w:sz w:val="26"/>
          <w:szCs w:val="26"/>
        </w:rPr>
        <w:t xml:space="preserve">:                     </w:t>
      </w:r>
      <w:r w:rsidRPr="004E3705">
        <w:rPr>
          <w:rFonts w:ascii="Times New Roman" w:hAnsi="Times New Roman" w:cs="Times New Roman"/>
          <w:color w:val="000000" w:themeColor="text1"/>
          <w:sz w:val="26"/>
          <w:szCs w:val="26"/>
          <w:lang w:eastAsia="ko-KR"/>
        </w:rPr>
        <w:t>Người đại diệ</w:t>
      </w:r>
      <w:r>
        <w:rPr>
          <w:rFonts w:ascii="Times New Roman" w:hAnsi="Times New Roman" w:cs="Times New Roman"/>
          <w:color w:val="000000" w:themeColor="text1"/>
          <w:sz w:val="26"/>
          <w:szCs w:val="26"/>
          <w:lang w:eastAsia="ko-KR"/>
        </w:rPr>
        <w:t>n chi nhánh Phố Nối</w:t>
      </w:r>
      <w:r w:rsidRPr="004E3705">
        <w:rPr>
          <w:rFonts w:ascii="Times New Roman" w:hAnsi="Times New Roman" w:cs="Times New Roman"/>
          <w:color w:val="000000" w:themeColor="text1"/>
          <w:sz w:val="26"/>
          <w:szCs w:val="26"/>
          <w:lang w:eastAsia="ko-KR"/>
        </w:rPr>
        <w:t>/ G</w:t>
      </w:r>
      <w:r w:rsidRPr="004E3705">
        <w:rPr>
          <w:rFonts w:ascii="Times New Roman" w:eastAsia="Times New Roman" w:hAnsi="Times New Roman" w:cs="Times New Roman"/>
          <w:bCs/>
          <w:color w:val="000000" w:themeColor="text1"/>
          <w:sz w:val="26"/>
          <w:szCs w:val="26"/>
        </w:rPr>
        <w:t>iám đốc</w:t>
      </w:r>
    </w:p>
    <w:p w14:paraId="19BA04A9" w14:textId="77777777" w:rsidR="007C2622" w:rsidRPr="004E3705" w:rsidRDefault="007C2622" w:rsidP="007C2622">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lang w:eastAsia="ko-KR"/>
        </w:rPr>
      </w:pPr>
      <w:r w:rsidRPr="004E3705">
        <w:rPr>
          <w:rFonts w:ascii="Times New Roman" w:hAnsi="Times New Roman" w:cs="Times New Roman"/>
          <w:i/>
          <w:color w:val="000000" w:themeColor="text1"/>
          <w:sz w:val="20"/>
        </w:rPr>
        <w:t>Position</w:t>
      </w:r>
      <w:r>
        <w:rPr>
          <w:rFonts w:ascii="Times New Roman" w:hAnsi="Times New Roman" w:cs="Times New Roman"/>
          <w:i/>
          <w:color w:val="000000" w:themeColor="text1"/>
          <w:sz w:val="20"/>
        </w:rPr>
        <w:t xml:space="preserve">:                                  </w:t>
      </w:r>
      <w:r>
        <w:rPr>
          <w:rFonts w:ascii="Times New Roman" w:hAnsi="Times New Roman" w:cs="Times New Roman"/>
          <w:i/>
          <w:color w:val="000000" w:themeColor="text1"/>
          <w:sz w:val="20"/>
          <w:lang w:eastAsia="ko-KR"/>
        </w:rPr>
        <w:t>Branch</w:t>
      </w:r>
      <w:r w:rsidRPr="004E3705">
        <w:rPr>
          <w:rFonts w:ascii="Times New Roman" w:hAnsi="Times New Roman" w:cs="Times New Roman"/>
          <w:i/>
          <w:color w:val="000000" w:themeColor="text1"/>
          <w:sz w:val="20"/>
          <w:lang w:eastAsia="ko-KR"/>
        </w:rPr>
        <w:t xml:space="preserve"> representative/ Director</w:t>
      </w:r>
    </w:p>
    <w:p w14:paraId="25CB71BD" w14:textId="32010949" w:rsidR="007C2622" w:rsidRDefault="007C2622" w:rsidP="007C2622">
      <w:pPr>
        <w:keepNext/>
        <w:keepLines/>
        <w:widowControl w:val="0"/>
        <w:suppressLineNumbers/>
        <w:tabs>
          <w:tab w:val="left" w:pos="2880"/>
        </w:tabs>
        <w:spacing w:after="0" w:line="280" w:lineRule="exact"/>
        <w:contextualSpacing/>
        <w:jc w:val="both"/>
        <w:rPr>
          <w:rFonts w:ascii="Times New Roman" w:hAnsi="Times New Roman" w:cs="Times New Roman"/>
          <w:color w:val="000000" w:themeColor="text1"/>
          <w:sz w:val="26"/>
          <w:szCs w:val="26"/>
        </w:rPr>
      </w:pPr>
    </w:p>
    <w:p w14:paraId="6CCDF26F" w14:textId="71F67A20" w:rsidR="0056538C" w:rsidRDefault="0056538C" w:rsidP="007C2622">
      <w:pPr>
        <w:keepNext/>
        <w:keepLines/>
        <w:widowControl w:val="0"/>
        <w:suppressLineNumbers/>
        <w:tabs>
          <w:tab w:val="left" w:pos="2880"/>
        </w:tabs>
        <w:spacing w:after="0" w:line="280" w:lineRule="exact"/>
        <w:contextualSpacing/>
        <w:jc w:val="both"/>
        <w:rPr>
          <w:rFonts w:ascii="Times New Roman" w:hAnsi="Times New Roman" w:cs="Times New Roman"/>
          <w:color w:val="000000" w:themeColor="text1"/>
          <w:sz w:val="26"/>
          <w:szCs w:val="26"/>
        </w:rPr>
      </w:pPr>
    </w:p>
    <w:p w14:paraId="17B82061" w14:textId="7ACDDF99" w:rsidR="0056538C" w:rsidRDefault="0056538C" w:rsidP="007C2622">
      <w:pPr>
        <w:keepNext/>
        <w:keepLines/>
        <w:widowControl w:val="0"/>
        <w:suppressLineNumbers/>
        <w:tabs>
          <w:tab w:val="left" w:pos="2880"/>
        </w:tabs>
        <w:spacing w:after="0" w:line="280" w:lineRule="exact"/>
        <w:contextualSpacing/>
        <w:jc w:val="both"/>
        <w:rPr>
          <w:rFonts w:ascii="Times New Roman" w:hAnsi="Times New Roman" w:cs="Times New Roman"/>
          <w:b/>
          <w:i/>
          <w:color w:val="000000" w:themeColor="text1"/>
          <w:sz w:val="26"/>
          <w:szCs w:val="26"/>
        </w:rPr>
      </w:pPr>
      <w:r w:rsidRPr="004E3705">
        <w:rPr>
          <w:rFonts w:ascii="Times New Roman" w:hAnsi="Times New Roman" w:cs="Times New Roman"/>
          <w:color w:val="000000" w:themeColor="text1"/>
          <w:sz w:val="26"/>
          <w:szCs w:val="26"/>
        </w:rPr>
        <w:t>Sau đây được nhắc đến là “</w:t>
      </w:r>
      <w:r w:rsidRPr="004E3705">
        <w:rPr>
          <w:rFonts w:ascii="Times New Roman" w:hAnsi="Times New Roman" w:cs="Times New Roman"/>
          <w:b/>
          <w:i/>
          <w:color w:val="000000" w:themeColor="text1"/>
          <w:sz w:val="26"/>
          <w:szCs w:val="26"/>
        </w:rPr>
        <w:t>Công ty</w:t>
      </w:r>
      <w:r w:rsidRPr="004E3705">
        <w:rPr>
          <w:rFonts w:ascii="Times New Roman" w:hAnsi="Times New Roman" w:cs="Times New Roman"/>
          <w:color w:val="000000" w:themeColor="text1"/>
          <w:sz w:val="26"/>
          <w:szCs w:val="26"/>
        </w:rPr>
        <w:t>” hoặc “</w:t>
      </w:r>
      <w:r w:rsidRPr="004E3705">
        <w:rPr>
          <w:rFonts w:ascii="Times New Roman" w:hAnsi="Times New Roman" w:cs="Times New Roman"/>
          <w:b/>
          <w:i/>
          <w:color w:val="000000" w:themeColor="text1"/>
          <w:sz w:val="26"/>
          <w:szCs w:val="26"/>
        </w:rPr>
        <w:t>Người sử dụng lao động</w:t>
      </w:r>
    </w:p>
    <w:p w14:paraId="139C6426" w14:textId="77777777" w:rsidR="0056538C" w:rsidRPr="004E3705" w:rsidRDefault="0056538C" w:rsidP="0056538C">
      <w:pPr>
        <w:keepNext/>
        <w:keepLines/>
        <w:widowControl w:val="0"/>
        <w:tabs>
          <w:tab w:val="left" w:pos="2835"/>
        </w:tabs>
        <w:spacing w:after="0" w:line="280" w:lineRule="exact"/>
        <w:jc w:val="both"/>
        <w:rPr>
          <w:rFonts w:ascii="Times New Roman" w:hAnsi="Times New Roman" w:cs="Times New Roman"/>
          <w:i/>
          <w:color w:val="000000" w:themeColor="text1"/>
          <w:sz w:val="20"/>
          <w:lang w:eastAsia="ko-KR"/>
        </w:rPr>
      </w:pPr>
      <w:r w:rsidRPr="004E3705">
        <w:rPr>
          <w:rFonts w:ascii="Times New Roman" w:hAnsi="Times New Roman" w:cs="Times New Roman"/>
          <w:i/>
          <w:color w:val="000000" w:themeColor="text1"/>
          <w:sz w:val="20"/>
        </w:rPr>
        <w:t>Hereinafter refe</w:t>
      </w:r>
      <w:r w:rsidRPr="004E3705">
        <w:rPr>
          <w:rFonts w:ascii="Times New Roman" w:hAnsi="Times New Roman" w:cs="Times New Roman"/>
          <w:i/>
          <w:color w:val="000000" w:themeColor="text1"/>
          <w:sz w:val="20"/>
          <w:lang w:eastAsia="ko-KR"/>
        </w:rPr>
        <w:t>r</w:t>
      </w:r>
      <w:r w:rsidRPr="004E3705">
        <w:rPr>
          <w:rFonts w:ascii="Times New Roman" w:hAnsi="Times New Roman" w:cs="Times New Roman"/>
          <w:i/>
          <w:color w:val="000000" w:themeColor="text1"/>
          <w:sz w:val="20"/>
        </w:rPr>
        <w:t>red to as the “</w:t>
      </w:r>
      <w:r w:rsidRPr="004E3705">
        <w:rPr>
          <w:rFonts w:ascii="Times New Roman" w:hAnsi="Times New Roman" w:cs="Times New Roman"/>
          <w:b/>
          <w:i/>
          <w:color w:val="000000" w:themeColor="text1"/>
          <w:sz w:val="20"/>
        </w:rPr>
        <w:t>Company</w:t>
      </w:r>
      <w:r w:rsidRPr="004E3705">
        <w:rPr>
          <w:rFonts w:ascii="Times New Roman" w:hAnsi="Times New Roman" w:cs="Times New Roman"/>
          <w:i/>
          <w:color w:val="000000" w:themeColor="text1"/>
          <w:sz w:val="20"/>
        </w:rPr>
        <w:t>” or “</w:t>
      </w:r>
      <w:r w:rsidRPr="004E3705">
        <w:rPr>
          <w:rFonts w:ascii="Times New Roman" w:hAnsi="Times New Roman" w:cs="Times New Roman"/>
          <w:b/>
          <w:i/>
          <w:color w:val="000000" w:themeColor="text1"/>
          <w:sz w:val="20"/>
        </w:rPr>
        <w:t>Employer</w:t>
      </w:r>
      <w:r w:rsidRPr="004E3705">
        <w:rPr>
          <w:rFonts w:ascii="Times New Roman" w:hAnsi="Times New Roman" w:cs="Times New Roman"/>
          <w:i/>
          <w:color w:val="000000" w:themeColor="text1"/>
          <w:sz w:val="20"/>
        </w:rPr>
        <w:t>”</w:t>
      </w:r>
    </w:p>
    <w:p w14:paraId="4707DC54" w14:textId="274843F4" w:rsidR="0056538C" w:rsidRDefault="0056538C" w:rsidP="007C2622">
      <w:pPr>
        <w:keepNext/>
        <w:keepLines/>
        <w:widowControl w:val="0"/>
        <w:suppressLineNumbers/>
        <w:tabs>
          <w:tab w:val="left" w:pos="2880"/>
        </w:tabs>
        <w:spacing w:after="0" w:line="280" w:lineRule="exact"/>
        <w:contextualSpacing/>
        <w:jc w:val="both"/>
        <w:rPr>
          <w:rFonts w:ascii="Times New Roman" w:hAnsi="Times New Roman" w:cs="Times New Roman"/>
          <w:color w:val="000000" w:themeColor="text1"/>
          <w:sz w:val="26"/>
          <w:szCs w:val="26"/>
        </w:rPr>
      </w:pPr>
    </w:p>
    <w:p w14:paraId="7E5EB03C" w14:textId="77777777" w:rsidR="0056538C" w:rsidRPr="004E3705" w:rsidRDefault="0056538C" w:rsidP="0056538C">
      <w:pPr>
        <w:keepNext/>
        <w:keepLines/>
        <w:widowControl w:val="0"/>
        <w:tabs>
          <w:tab w:val="left" w:pos="1170"/>
        </w:tabs>
        <w:spacing w:after="0" w:line="280" w:lineRule="exact"/>
        <w:jc w:val="both"/>
        <w:rPr>
          <w:rFonts w:ascii="Times New Roman" w:hAnsi="Times New Roman" w:cs="Times New Roman"/>
          <w:b/>
          <w:color w:val="000000" w:themeColor="text1"/>
          <w:sz w:val="26"/>
          <w:szCs w:val="26"/>
        </w:rPr>
      </w:pPr>
      <w:r w:rsidRPr="004E3705">
        <w:rPr>
          <w:rFonts w:ascii="Times New Roman" w:hAnsi="Times New Roman" w:cs="Times New Roman"/>
          <w:b/>
          <w:color w:val="000000" w:themeColor="text1"/>
          <w:sz w:val="26"/>
          <w:szCs w:val="26"/>
        </w:rPr>
        <w:t>BÊN B:</w:t>
      </w:r>
      <w:r w:rsidRPr="004E3705">
        <w:rPr>
          <w:rFonts w:ascii="Times New Roman" w:hAnsi="Times New Roman" w:cs="Times New Roman"/>
          <w:b/>
          <w:color w:val="000000" w:themeColor="text1"/>
          <w:sz w:val="26"/>
          <w:szCs w:val="26"/>
        </w:rPr>
        <w:tab/>
        <w:t>NGƯỜI LAO ĐỘNG</w:t>
      </w:r>
    </w:p>
    <w:p w14:paraId="24235D7A" w14:textId="77777777" w:rsidR="0056538C" w:rsidRPr="004E3705" w:rsidRDefault="0056538C" w:rsidP="0056538C">
      <w:pPr>
        <w:keepNext/>
        <w:keepLines/>
        <w:widowControl w:val="0"/>
        <w:tabs>
          <w:tab w:val="left" w:pos="1170"/>
        </w:tabs>
        <w:spacing w:after="0" w:line="280" w:lineRule="exact"/>
        <w:jc w:val="both"/>
        <w:rPr>
          <w:rFonts w:ascii="Times New Roman" w:hAnsi="Times New Roman" w:cs="Times New Roman"/>
          <w:b/>
          <w:color w:val="000000" w:themeColor="text1"/>
          <w:sz w:val="20"/>
        </w:rPr>
      </w:pPr>
      <w:r w:rsidRPr="004E3705">
        <w:rPr>
          <w:rFonts w:ascii="Times New Roman" w:hAnsi="Times New Roman" w:cs="Times New Roman"/>
          <w:b/>
          <w:i/>
          <w:color w:val="000000" w:themeColor="text1"/>
          <w:sz w:val="20"/>
        </w:rPr>
        <w:t xml:space="preserve">PARTY B: </w:t>
      </w:r>
      <w:r w:rsidRPr="004E3705">
        <w:rPr>
          <w:rFonts w:ascii="Times New Roman" w:hAnsi="Times New Roman" w:cs="Times New Roman"/>
          <w:b/>
          <w:i/>
          <w:color w:val="000000" w:themeColor="text1"/>
          <w:sz w:val="20"/>
        </w:rPr>
        <w:tab/>
        <w:t>EMPLOYEE</w:t>
      </w:r>
      <w:r w:rsidRPr="004E3705">
        <w:rPr>
          <w:rFonts w:ascii="Times New Roman" w:hAnsi="Times New Roman" w:cs="Times New Roman"/>
          <w:b/>
          <w:color w:val="000000" w:themeColor="text1"/>
          <w:sz w:val="20"/>
        </w:rPr>
        <w:t xml:space="preserve"> </w:t>
      </w:r>
    </w:p>
    <w:p w14:paraId="1A63B68B" w14:textId="6E5AA96C" w:rsidR="0056538C" w:rsidRDefault="0056538C" w:rsidP="007C2622">
      <w:pPr>
        <w:keepNext/>
        <w:keepLines/>
        <w:widowControl w:val="0"/>
        <w:suppressLineNumbers/>
        <w:tabs>
          <w:tab w:val="left" w:pos="2880"/>
        </w:tabs>
        <w:spacing w:after="0" w:line="280" w:lineRule="exact"/>
        <w:contextualSpacing/>
        <w:jc w:val="both"/>
        <w:rPr>
          <w:rFonts w:ascii="Times New Roman" w:hAnsi="Times New Roman" w:cs="Times New Roman"/>
          <w:color w:val="000000" w:themeColor="text1"/>
          <w:sz w:val="26"/>
          <w:szCs w:val="26"/>
        </w:rPr>
      </w:pPr>
    </w:p>
    <w:p w14:paraId="4093E859" w14:textId="12AACFBB" w:rsidR="0056538C" w:rsidRPr="00B20213" w:rsidRDefault="0056538C" w:rsidP="0056538C">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lang w:eastAsia="ko-KR"/>
        </w:rPr>
      </w:pPr>
      <w:r w:rsidRPr="00B20213">
        <w:rPr>
          <w:rFonts w:ascii="Times New Roman" w:hAnsi="Times New Roman" w:cs="Times New Roman"/>
          <w:color w:val="FF0000"/>
          <w:sz w:val="26"/>
          <w:szCs w:val="26"/>
          <w:lang w:eastAsia="ko-KR"/>
        </w:rPr>
        <w:t>Họ và tên</w:t>
      </w:r>
      <w:r>
        <w:rPr>
          <w:rFonts w:ascii="Times New Roman" w:hAnsi="Times New Roman" w:cs="Times New Roman"/>
          <w:color w:val="FF0000"/>
          <w:sz w:val="26"/>
          <w:szCs w:val="26"/>
          <w:lang w:eastAsia="ko-KR"/>
        </w:rPr>
        <w:t xml:space="preserve">:                      </w:t>
      </w:r>
      <w:r w:rsidR="00363422">
        <w:rPr>
          <w:rFonts w:ascii="Times New Roman" w:hAnsi="Times New Roman" w:cs="Times New Roman"/>
          <w:color w:val="FF0000"/>
          <w:sz w:val="26"/>
          <w:szCs w:val="26"/>
          <w:lang w:eastAsia="ko-KR"/>
        </w:rPr>
        <w:t>{{$o.FULL_NAME}}</w:t>
      </w:r>
    </w:p>
    <w:p w14:paraId="148AB293" w14:textId="77777777" w:rsidR="0056538C" w:rsidRPr="00B20213" w:rsidRDefault="0056538C" w:rsidP="0056538C">
      <w:pPr>
        <w:keepNext/>
        <w:keepLines/>
        <w:widowControl w:val="0"/>
        <w:suppressLineNumbers/>
        <w:tabs>
          <w:tab w:val="left" w:pos="2880"/>
        </w:tabs>
        <w:spacing w:after="0" w:line="280" w:lineRule="exact"/>
        <w:contextualSpacing/>
        <w:rPr>
          <w:rFonts w:ascii="Times New Roman" w:hAnsi="Times New Roman" w:cs="Times New Roman"/>
          <w:i/>
          <w:color w:val="FF0000"/>
          <w:sz w:val="20"/>
          <w:lang w:eastAsia="ko-KR"/>
        </w:rPr>
      </w:pPr>
      <w:r w:rsidRPr="00B20213">
        <w:rPr>
          <w:rFonts w:ascii="Times New Roman" w:hAnsi="Times New Roman" w:cs="Times New Roman"/>
          <w:i/>
          <w:color w:val="FF0000"/>
          <w:sz w:val="20"/>
          <w:lang w:eastAsia="ko-KR"/>
        </w:rPr>
        <w:t>Full name</w:t>
      </w:r>
    </w:p>
    <w:p w14:paraId="272296FC" w14:textId="14104E52" w:rsidR="0056538C" w:rsidRDefault="0056538C" w:rsidP="007C2622">
      <w:pPr>
        <w:keepNext/>
        <w:keepLines/>
        <w:widowControl w:val="0"/>
        <w:suppressLineNumbers/>
        <w:tabs>
          <w:tab w:val="left" w:pos="2880"/>
        </w:tabs>
        <w:spacing w:after="0" w:line="280" w:lineRule="exact"/>
        <w:contextualSpacing/>
        <w:jc w:val="both"/>
        <w:rPr>
          <w:rFonts w:ascii="Times New Roman" w:hAnsi="Times New Roman" w:cs="Times New Roman"/>
          <w:color w:val="000000" w:themeColor="text1"/>
          <w:sz w:val="26"/>
          <w:szCs w:val="26"/>
        </w:rPr>
      </w:pPr>
    </w:p>
    <w:p w14:paraId="5A3D8772" w14:textId="386728A7" w:rsidR="00907F12" w:rsidRPr="00907F12" w:rsidRDefault="0056538C" w:rsidP="0056538C">
      <w:pPr>
        <w:keepNext/>
        <w:keepLines/>
        <w:widowControl w:val="0"/>
        <w:suppressLineNumbers/>
        <w:tabs>
          <w:tab w:val="left" w:pos="2880"/>
        </w:tabs>
        <w:spacing w:after="0" w:line="280" w:lineRule="exact"/>
        <w:contextualSpacing/>
        <w:rPr>
          <w:rFonts w:ascii="Times New Roman" w:hAnsi="Times New Roman" w:cs="Times New Roman"/>
          <w:color w:val="000000" w:themeColor="text1"/>
          <w:sz w:val="26"/>
          <w:szCs w:val="26"/>
          <w:lang w:eastAsia="ko-KR"/>
        </w:rPr>
      </w:pPr>
      <w:r>
        <w:rPr>
          <w:rFonts w:ascii="Times New Roman" w:hAnsi="Times New Roman" w:cs="Times New Roman"/>
          <w:color w:val="FF0000"/>
          <w:sz w:val="26"/>
          <w:szCs w:val="26"/>
          <w:lang w:eastAsia="ko-KR"/>
        </w:rPr>
        <w:t xml:space="preserve">Sinh ngày:                       </w:t>
      </w:r>
      <w:r w:rsidR="00363422">
        <w:rPr>
          <w:rFonts w:ascii="Times New Roman" w:hAnsi="Times New Roman" w:cs="Times New Roman"/>
          <w:color w:val="FF0000"/>
          <w:sz w:val="26"/>
          <w:szCs w:val="26"/>
          <w:lang w:eastAsia="ko-KR"/>
        </w:rPr>
        <w:t>{{$o.BIRTH_DT}}</w:t>
      </w:r>
    </w:p>
    <w:p w14:paraId="79C29791" w14:textId="77777777" w:rsidR="0056538C" w:rsidRPr="00B20213" w:rsidRDefault="0056538C" w:rsidP="0056538C">
      <w:pPr>
        <w:keepNext/>
        <w:keepLines/>
        <w:widowControl w:val="0"/>
        <w:suppressLineNumbers/>
        <w:tabs>
          <w:tab w:val="left" w:pos="2880"/>
        </w:tabs>
        <w:spacing w:after="0" w:line="280" w:lineRule="exact"/>
        <w:contextualSpacing/>
        <w:rPr>
          <w:rFonts w:ascii="Times New Roman" w:hAnsi="Times New Roman" w:cs="Times New Roman"/>
          <w:i/>
          <w:color w:val="FF0000"/>
          <w:sz w:val="20"/>
          <w:lang w:eastAsia="ko-KR"/>
        </w:rPr>
      </w:pPr>
      <w:r w:rsidRPr="00B20213">
        <w:rPr>
          <w:rFonts w:ascii="Times New Roman" w:hAnsi="Times New Roman" w:cs="Times New Roman"/>
          <w:i/>
          <w:color w:val="FF0000"/>
          <w:sz w:val="20"/>
          <w:lang w:eastAsia="ko-KR"/>
        </w:rPr>
        <w:t>Date of birth</w:t>
      </w:r>
    </w:p>
    <w:p w14:paraId="3E3E5EAB" w14:textId="7D052A18" w:rsidR="0056538C" w:rsidRDefault="0056538C" w:rsidP="0056538C">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lang w:eastAsia="ko-KR"/>
        </w:rPr>
      </w:pPr>
    </w:p>
    <w:p w14:paraId="6C0AEFAC" w14:textId="121F678A" w:rsidR="00907F12" w:rsidRDefault="00907F12" w:rsidP="0010640D">
      <w:pPr>
        <w:keepNext/>
        <w:keepLines/>
        <w:widowControl w:val="0"/>
        <w:suppressLineNumbers/>
        <w:tabs>
          <w:tab w:val="left" w:pos="3119"/>
          <w:tab w:val="left" w:pos="5670"/>
        </w:tabs>
        <w:spacing w:after="0" w:line="280" w:lineRule="exact"/>
        <w:contextualSpacing/>
        <w:rPr>
          <w:rFonts w:ascii="Times New Roman" w:hAnsi="Times New Roman" w:cs="Times New Roman"/>
          <w:color w:val="FF0000"/>
          <w:sz w:val="26"/>
          <w:szCs w:val="26"/>
        </w:rPr>
      </w:pPr>
      <w:r w:rsidRPr="00B20213">
        <w:rPr>
          <w:rFonts w:ascii="Times New Roman" w:hAnsi="Times New Roman" w:cs="Times New Roman"/>
          <w:color w:val="FF0000"/>
          <w:sz w:val="26"/>
          <w:szCs w:val="26"/>
          <w:lang w:eastAsia="ko-KR"/>
        </w:rPr>
        <w:t>Số CMND</w:t>
      </w:r>
      <w:r>
        <w:rPr>
          <w:rFonts w:ascii="Times New Roman" w:hAnsi="Times New Roman" w:cs="Times New Roman"/>
          <w:color w:val="FF0000"/>
          <w:sz w:val="26"/>
          <w:szCs w:val="26"/>
          <w:lang w:eastAsia="ko-KR"/>
        </w:rPr>
        <w:t xml:space="preserve">: </w:t>
      </w:r>
      <w:r w:rsidR="00363422">
        <w:rPr>
          <w:rFonts w:ascii="Times New Roman" w:hAnsi="Times New Roman" w:cs="Times New Roman"/>
          <w:color w:val="FF0000"/>
          <w:sz w:val="26"/>
          <w:szCs w:val="26"/>
          <w:lang w:eastAsia="ko-KR"/>
        </w:rPr>
        <w:t>{{$</w:t>
      </w:r>
      <w:r w:rsidR="00C66732">
        <w:rPr>
          <w:rFonts w:ascii="Times New Roman" w:hAnsi="Times New Roman" w:cs="Times New Roman"/>
          <w:color w:val="FF0000"/>
          <w:sz w:val="26"/>
          <w:szCs w:val="26"/>
          <w:lang w:eastAsia="ko-KR"/>
        </w:rPr>
        <w:t>o</w:t>
      </w:r>
      <w:r w:rsidR="00363422">
        <w:rPr>
          <w:rFonts w:ascii="Times New Roman" w:hAnsi="Times New Roman" w:cs="Times New Roman"/>
          <w:color w:val="FF0000"/>
          <w:sz w:val="26"/>
          <w:szCs w:val="26"/>
          <w:lang w:eastAsia="ko-KR"/>
        </w:rPr>
        <w:t>.CMND}}</w:t>
      </w:r>
      <w:r w:rsidR="00363422">
        <w:rPr>
          <w:rFonts w:ascii="Times New Roman" w:hAnsi="Times New Roman" w:cs="Times New Roman"/>
          <w:color w:val="FF0000"/>
          <w:sz w:val="26"/>
          <w:szCs w:val="26"/>
          <w:lang w:eastAsia="ko-KR"/>
        </w:rPr>
        <w:tab/>
      </w:r>
      <w:r w:rsidRPr="00B20213">
        <w:rPr>
          <w:rFonts w:ascii="Times New Roman" w:hAnsi="Times New Roman" w:cs="Times New Roman"/>
          <w:color w:val="FF0000"/>
          <w:sz w:val="26"/>
          <w:szCs w:val="26"/>
        </w:rPr>
        <w:t>Ngày cấp</w:t>
      </w:r>
      <w:r>
        <w:rPr>
          <w:rFonts w:ascii="Times New Roman" w:hAnsi="Times New Roman" w:cs="Times New Roman"/>
          <w:color w:val="FF0000"/>
          <w:sz w:val="26"/>
          <w:szCs w:val="26"/>
        </w:rPr>
        <w:t>:</w:t>
      </w:r>
      <w:r w:rsidR="00363422">
        <w:rPr>
          <w:rFonts w:ascii="Times New Roman" w:hAnsi="Times New Roman" w:cs="Times New Roman"/>
          <w:color w:val="FF0000"/>
          <w:sz w:val="26"/>
          <w:szCs w:val="26"/>
        </w:rPr>
        <w:t>{{$o.CMND_DT}}</w:t>
      </w:r>
      <w:r w:rsidR="00363422">
        <w:rPr>
          <w:rFonts w:ascii="Times New Roman" w:hAnsi="Times New Roman" w:cs="Times New Roman"/>
          <w:color w:val="FF0000"/>
          <w:sz w:val="26"/>
          <w:szCs w:val="26"/>
        </w:rPr>
        <w:tab/>
      </w:r>
      <w:r w:rsidRPr="00B20213">
        <w:rPr>
          <w:rFonts w:ascii="Times New Roman" w:hAnsi="Times New Roman" w:cs="Times New Roman"/>
          <w:color w:val="FF0000"/>
          <w:sz w:val="26"/>
          <w:szCs w:val="26"/>
        </w:rPr>
        <w:t>Nơi cấp</w:t>
      </w:r>
      <w:r>
        <w:rPr>
          <w:rFonts w:ascii="Times New Roman" w:hAnsi="Times New Roman" w:cs="Times New Roman"/>
          <w:color w:val="FF0000"/>
          <w:sz w:val="26"/>
          <w:szCs w:val="26"/>
        </w:rPr>
        <w:t>:</w:t>
      </w:r>
      <w:r w:rsidR="00363422">
        <w:rPr>
          <w:rFonts w:ascii="Times New Roman" w:hAnsi="Times New Roman" w:cs="Times New Roman"/>
          <w:color w:val="FF0000"/>
          <w:sz w:val="26"/>
          <w:szCs w:val="26"/>
        </w:rPr>
        <w:t xml:space="preserve"> {{$o.CMND_AT}}</w:t>
      </w:r>
    </w:p>
    <w:p w14:paraId="08B7C517" w14:textId="0B05375F" w:rsidR="00907F12" w:rsidRPr="00B20213" w:rsidRDefault="00907F12" w:rsidP="0010640D">
      <w:pPr>
        <w:keepNext/>
        <w:keepLines/>
        <w:widowControl w:val="0"/>
        <w:suppressLineNumbers/>
        <w:tabs>
          <w:tab w:val="left" w:pos="3119"/>
          <w:tab w:val="left" w:pos="5670"/>
        </w:tabs>
        <w:spacing w:after="0" w:line="280" w:lineRule="exact"/>
        <w:contextualSpacing/>
        <w:rPr>
          <w:rFonts w:ascii="Times New Roman" w:hAnsi="Times New Roman" w:cs="Times New Roman"/>
          <w:i/>
          <w:color w:val="FF0000"/>
          <w:sz w:val="20"/>
          <w:lang w:eastAsia="ko-KR"/>
        </w:rPr>
      </w:pPr>
      <w:r w:rsidRPr="00B20213">
        <w:rPr>
          <w:rFonts w:ascii="Times New Roman" w:hAnsi="Times New Roman" w:cs="Times New Roman"/>
          <w:i/>
          <w:color w:val="FF0000"/>
          <w:sz w:val="20"/>
        </w:rPr>
        <w:t>ID Card</w:t>
      </w:r>
      <w:r w:rsidR="009D219F">
        <w:rPr>
          <w:rFonts w:ascii="Times New Roman" w:hAnsi="Times New Roman" w:cs="Times New Roman"/>
          <w:i/>
          <w:color w:val="FF0000"/>
          <w:sz w:val="20"/>
        </w:rPr>
        <w:tab/>
      </w:r>
      <w:r w:rsidRPr="00B20213">
        <w:rPr>
          <w:rFonts w:ascii="Times New Roman" w:hAnsi="Times New Roman" w:cs="Times New Roman"/>
          <w:i/>
          <w:color w:val="FF0000"/>
          <w:sz w:val="20"/>
        </w:rPr>
        <w:t>Issu</w:t>
      </w:r>
      <w:r>
        <w:rPr>
          <w:rFonts w:ascii="Times New Roman" w:hAnsi="Times New Roman" w:cs="Times New Roman"/>
          <w:i/>
          <w:color w:val="FF0000"/>
          <w:sz w:val="20"/>
        </w:rPr>
        <w:t>ed</w:t>
      </w:r>
      <w:r w:rsidRPr="00B20213">
        <w:rPr>
          <w:rFonts w:ascii="Times New Roman" w:hAnsi="Times New Roman" w:cs="Times New Roman"/>
          <w:i/>
          <w:color w:val="FF0000"/>
          <w:sz w:val="20"/>
        </w:rPr>
        <w:t xml:space="preserve"> date</w:t>
      </w:r>
      <w:r w:rsidR="009D219F">
        <w:rPr>
          <w:rFonts w:ascii="Times New Roman" w:hAnsi="Times New Roman" w:cs="Times New Roman"/>
          <w:i/>
          <w:color w:val="FF0000"/>
          <w:sz w:val="20"/>
        </w:rPr>
        <w:tab/>
      </w:r>
      <w:r w:rsidRPr="00B20213">
        <w:rPr>
          <w:rFonts w:ascii="Times New Roman" w:hAnsi="Times New Roman" w:cs="Times New Roman"/>
          <w:i/>
          <w:color w:val="FF0000"/>
          <w:sz w:val="20"/>
        </w:rPr>
        <w:t>Issued by</w:t>
      </w:r>
    </w:p>
    <w:p w14:paraId="067AA2DF" w14:textId="77777777" w:rsidR="00907F12" w:rsidRDefault="00907F12" w:rsidP="00907F12">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lang w:eastAsia="ko-KR"/>
        </w:rPr>
      </w:pPr>
    </w:p>
    <w:p w14:paraId="630F892C" w14:textId="6F59A5B9" w:rsidR="00907F12" w:rsidRDefault="00907F12" w:rsidP="0010640D">
      <w:pPr>
        <w:keepNext/>
        <w:keepLines/>
        <w:widowControl w:val="0"/>
        <w:suppressLineNumbers/>
        <w:tabs>
          <w:tab w:val="left" w:pos="3119"/>
          <w:tab w:val="left" w:pos="5670"/>
        </w:tabs>
        <w:spacing w:after="0" w:line="280" w:lineRule="exact"/>
        <w:contextualSpacing/>
        <w:rPr>
          <w:rFonts w:ascii="Times New Roman" w:hAnsi="Times New Roman" w:cs="Times New Roman"/>
          <w:color w:val="FF0000"/>
          <w:sz w:val="26"/>
          <w:szCs w:val="26"/>
        </w:rPr>
      </w:pPr>
      <w:r w:rsidRPr="00B20213">
        <w:rPr>
          <w:rFonts w:ascii="Times New Roman" w:hAnsi="Times New Roman" w:cs="Times New Roman"/>
          <w:color w:val="FF0000"/>
          <w:sz w:val="26"/>
          <w:szCs w:val="26"/>
          <w:lang w:eastAsia="ko-KR"/>
        </w:rPr>
        <w:t>Hộ chiếu</w:t>
      </w:r>
      <w:r w:rsidR="009D219F">
        <w:rPr>
          <w:rFonts w:ascii="Times New Roman" w:hAnsi="Times New Roman" w:cs="Times New Roman"/>
          <w:color w:val="FF0000"/>
          <w:sz w:val="26"/>
          <w:szCs w:val="26"/>
          <w:lang w:eastAsia="ko-KR"/>
        </w:rPr>
        <w:tab/>
      </w:r>
      <w:r w:rsidRPr="00B20213">
        <w:rPr>
          <w:rFonts w:ascii="Times New Roman" w:hAnsi="Times New Roman" w:cs="Times New Roman"/>
          <w:color w:val="FF0000"/>
          <w:sz w:val="26"/>
          <w:szCs w:val="26"/>
        </w:rPr>
        <w:t>Ngày cấp</w:t>
      </w:r>
      <w:r>
        <w:rPr>
          <w:rFonts w:ascii="Times New Roman" w:hAnsi="Times New Roman" w:cs="Times New Roman"/>
          <w:color w:val="FF0000"/>
          <w:sz w:val="26"/>
          <w:szCs w:val="26"/>
        </w:rPr>
        <w:t>:</w:t>
      </w:r>
      <w:r w:rsidR="009D219F">
        <w:rPr>
          <w:rFonts w:ascii="Times New Roman" w:hAnsi="Times New Roman" w:cs="Times New Roman"/>
          <w:color w:val="FF0000"/>
          <w:sz w:val="26"/>
          <w:szCs w:val="26"/>
        </w:rPr>
        <w:tab/>
      </w:r>
      <w:r w:rsidRPr="00B20213">
        <w:rPr>
          <w:rFonts w:ascii="Times New Roman" w:hAnsi="Times New Roman" w:cs="Times New Roman"/>
          <w:color w:val="FF0000"/>
          <w:sz w:val="26"/>
          <w:szCs w:val="26"/>
        </w:rPr>
        <w:t>Nơi cấp</w:t>
      </w:r>
      <w:r>
        <w:rPr>
          <w:rFonts w:ascii="Times New Roman" w:hAnsi="Times New Roman" w:cs="Times New Roman"/>
          <w:color w:val="FF0000"/>
          <w:sz w:val="26"/>
          <w:szCs w:val="26"/>
        </w:rPr>
        <w:t>:</w:t>
      </w:r>
    </w:p>
    <w:p w14:paraId="327EC805" w14:textId="6D572D38" w:rsidR="00907F12" w:rsidRDefault="00907F12" w:rsidP="0010640D">
      <w:pPr>
        <w:keepNext/>
        <w:keepLines/>
        <w:widowControl w:val="0"/>
        <w:suppressLineNumbers/>
        <w:tabs>
          <w:tab w:val="left" w:pos="3119"/>
          <w:tab w:val="left" w:pos="5670"/>
        </w:tabs>
        <w:spacing w:after="0" w:line="280" w:lineRule="exact"/>
        <w:contextualSpacing/>
        <w:rPr>
          <w:rFonts w:ascii="Times New Roman" w:hAnsi="Times New Roman" w:cs="Times New Roman"/>
          <w:color w:val="FF0000"/>
          <w:sz w:val="26"/>
          <w:szCs w:val="26"/>
          <w:lang w:eastAsia="ko-KR"/>
        </w:rPr>
      </w:pPr>
      <w:r w:rsidRPr="00B20213">
        <w:rPr>
          <w:rFonts w:ascii="Times New Roman" w:hAnsi="Times New Roman" w:cs="Times New Roman"/>
          <w:i/>
          <w:color w:val="FF0000"/>
          <w:sz w:val="20"/>
        </w:rPr>
        <w:t>Passport No</w:t>
      </w:r>
      <w:r w:rsidR="009D219F">
        <w:rPr>
          <w:rFonts w:ascii="Times New Roman" w:hAnsi="Times New Roman" w:cs="Times New Roman"/>
          <w:i/>
          <w:color w:val="FF0000"/>
          <w:sz w:val="20"/>
        </w:rPr>
        <w:tab/>
      </w:r>
      <w:r w:rsidRPr="00B20213">
        <w:rPr>
          <w:rFonts w:ascii="Times New Roman" w:hAnsi="Times New Roman" w:cs="Times New Roman"/>
          <w:i/>
          <w:color w:val="FF0000"/>
          <w:sz w:val="20"/>
        </w:rPr>
        <w:t>Issu</w:t>
      </w:r>
      <w:r>
        <w:rPr>
          <w:rFonts w:ascii="Times New Roman" w:hAnsi="Times New Roman" w:cs="Times New Roman"/>
          <w:i/>
          <w:color w:val="FF0000"/>
          <w:sz w:val="20"/>
        </w:rPr>
        <w:t>ed</w:t>
      </w:r>
      <w:r w:rsidRPr="00B20213">
        <w:rPr>
          <w:rFonts w:ascii="Times New Roman" w:hAnsi="Times New Roman" w:cs="Times New Roman"/>
          <w:i/>
          <w:color w:val="FF0000"/>
          <w:sz w:val="20"/>
        </w:rPr>
        <w:t xml:space="preserve"> date</w:t>
      </w:r>
      <w:r w:rsidR="009D219F">
        <w:rPr>
          <w:rFonts w:ascii="Times New Roman" w:hAnsi="Times New Roman" w:cs="Times New Roman"/>
          <w:i/>
          <w:color w:val="FF0000"/>
          <w:sz w:val="20"/>
        </w:rPr>
        <w:tab/>
      </w:r>
      <w:r w:rsidRPr="00B20213">
        <w:rPr>
          <w:rFonts w:ascii="Times New Roman" w:hAnsi="Times New Roman" w:cs="Times New Roman"/>
          <w:i/>
          <w:color w:val="FF0000"/>
          <w:sz w:val="20"/>
        </w:rPr>
        <w:t>Issued by</w:t>
      </w:r>
    </w:p>
    <w:p w14:paraId="76D5AC4A" w14:textId="77777777" w:rsidR="00907F12" w:rsidRDefault="00907F12" w:rsidP="00907F12">
      <w:pPr>
        <w:keepNext/>
        <w:keepLines/>
        <w:widowControl w:val="0"/>
        <w:suppressLineNumbers/>
        <w:tabs>
          <w:tab w:val="left" w:pos="2880"/>
        </w:tabs>
        <w:spacing w:after="0" w:line="280" w:lineRule="exact"/>
        <w:contextualSpacing/>
        <w:rPr>
          <w:rFonts w:ascii="Times New Roman" w:hAnsi="Times New Roman" w:cs="Times New Roman"/>
          <w:i/>
          <w:color w:val="FF0000"/>
          <w:sz w:val="20"/>
        </w:rPr>
      </w:pPr>
    </w:p>
    <w:p w14:paraId="4E65456D" w14:textId="525D00AD" w:rsidR="00907F12" w:rsidRDefault="00907F12" w:rsidP="00907F12">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rPr>
      </w:pPr>
      <w:r w:rsidRPr="00B20213">
        <w:rPr>
          <w:rFonts w:ascii="Times New Roman" w:hAnsi="Times New Roman" w:cs="Times New Roman"/>
          <w:color w:val="FF0000"/>
          <w:sz w:val="26"/>
          <w:szCs w:val="26"/>
        </w:rPr>
        <w:t>Địa chỉ thường trú</w:t>
      </w:r>
      <w:r>
        <w:rPr>
          <w:rFonts w:ascii="Times New Roman" w:hAnsi="Times New Roman" w:cs="Times New Roman"/>
          <w:color w:val="FF0000"/>
          <w:sz w:val="26"/>
          <w:szCs w:val="26"/>
        </w:rPr>
        <w:t>:</w:t>
      </w:r>
      <w:r w:rsidR="009D219F">
        <w:rPr>
          <w:rFonts w:ascii="Times New Roman" w:hAnsi="Times New Roman" w:cs="Times New Roman"/>
          <w:color w:val="FF0000"/>
          <w:sz w:val="26"/>
          <w:szCs w:val="26"/>
        </w:rPr>
        <w:t xml:space="preserve"> {{$o.PERM_ADDR}}</w:t>
      </w:r>
    </w:p>
    <w:p w14:paraId="718BAF2B" w14:textId="02C3FBDD" w:rsidR="00907F12" w:rsidRDefault="00907F12" w:rsidP="00907F12">
      <w:pPr>
        <w:keepNext/>
        <w:keepLines/>
        <w:widowControl w:val="0"/>
        <w:suppressLineNumbers/>
        <w:tabs>
          <w:tab w:val="left" w:pos="2880"/>
        </w:tabs>
        <w:spacing w:after="0" w:line="280" w:lineRule="exact"/>
        <w:contextualSpacing/>
        <w:rPr>
          <w:rFonts w:ascii="Times New Roman" w:hAnsi="Times New Roman" w:cs="Times New Roman"/>
          <w:i/>
          <w:color w:val="FF0000"/>
          <w:sz w:val="20"/>
        </w:rPr>
      </w:pPr>
      <w:r w:rsidRPr="00B20213">
        <w:rPr>
          <w:rFonts w:ascii="Times New Roman" w:hAnsi="Times New Roman" w:cs="Times New Roman"/>
          <w:i/>
          <w:color w:val="FF0000"/>
          <w:sz w:val="20"/>
        </w:rPr>
        <w:t>Permanent resident address</w:t>
      </w:r>
      <w:r>
        <w:rPr>
          <w:rFonts w:ascii="Times New Roman" w:hAnsi="Times New Roman" w:cs="Times New Roman"/>
          <w:i/>
          <w:color w:val="FF0000"/>
          <w:sz w:val="20"/>
        </w:rPr>
        <w:t>:</w:t>
      </w:r>
    </w:p>
    <w:p w14:paraId="33A20735" w14:textId="69FB3F64" w:rsidR="00907F12" w:rsidRDefault="00907F12" w:rsidP="00907F12">
      <w:pPr>
        <w:keepNext/>
        <w:keepLines/>
        <w:widowControl w:val="0"/>
        <w:suppressLineNumbers/>
        <w:tabs>
          <w:tab w:val="left" w:pos="2880"/>
        </w:tabs>
        <w:spacing w:after="0" w:line="280" w:lineRule="exact"/>
        <w:contextualSpacing/>
        <w:rPr>
          <w:rFonts w:ascii="Times New Roman" w:hAnsi="Times New Roman" w:cs="Times New Roman"/>
          <w:i/>
          <w:color w:val="FF0000"/>
          <w:sz w:val="20"/>
        </w:rPr>
      </w:pPr>
    </w:p>
    <w:p w14:paraId="714E85BC" w14:textId="18833ABD" w:rsidR="00907F12" w:rsidRPr="00B20213" w:rsidRDefault="00907F12" w:rsidP="00907F12">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rPr>
      </w:pPr>
      <w:r w:rsidRPr="00B20213">
        <w:rPr>
          <w:rFonts w:ascii="Times New Roman" w:hAnsi="Times New Roman" w:cs="Times New Roman"/>
          <w:color w:val="FF0000"/>
          <w:sz w:val="26"/>
          <w:szCs w:val="26"/>
        </w:rPr>
        <w:t>Địa chỉ hiện tại</w:t>
      </w:r>
      <w:r>
        <w:rPr>
          <w:rFonts w:ascii="Times New Roman" w:hAnsi="Times New Roman" w:cs="Times New Roman"/>
          <w:color w:val="FF0000"/>
          <w:sz w:val="26"/>
          <w:szCs w:val="26"/>
        </w:rPr>
        <w:t>:</w:t>
      </w:r>
      <w:r w:rsidR="009D219F">
        <w:rPr>
          <w:rFonts w:ascii="Times New Roman" w:hAnsi="Times New Roman" w:cs="Times New Roman"/>
          <w:color w:val="FF0000"/>
          <w:sz w:val="26"/>
          <w:szCs w:val="26"/>
        </w:rPr>
        <w:t xml:space="preserve"> {{$o.</w:t>
      </w:r>
      <w:r w:rsidR="00530CE1">
        <w:rPr>
          <w:rFonts w:ascii="Times New Roman" w:hAnsi="Times New Roman" w:cs="Times New Roman"/>
          <w:color w:val="FF0000"/>
          <w:sz w:val="26"/>
          <w:szCs w:val="26"/>
        </w:rPr>
        <w:t>CURR_ADDR</w:t>
      </w:r>
      <w:r w:rsidR="009D219F">
        <w:rPr>
          <w:rFonts w:ascii="Times New Roman" w:hAnsi="Times New Roman" w:cs="Times New Roman"/>
          <w:color w:val="FF0000"/>
          <w:sz w:val="26"/>
          <w:szCs w:val="26"/>
        </w:rPr>
        <w:t>}}</w:t>
      </w:r>
    </w:p>
    <w:p w14:paraId="3ADCBE37" w14:textId="77777777" w:rsidR="00907F12" w:rsidRPr="00B20213" w:rsidRDefault="00907F12" w:rsidP="00907F12">
      <w:pPr>
        <w:keepNext/>
        <w:keepLines/>
        <w:widowControl w:val="0"/>
        <w:suppressLineNumbers/>
        <w:tabs>
          <w:tab w:val="left" w:pos="2880"/>
        </w:tabs>
        <w:spacing w:after="0" w:line="280" w:lineRule="exact"/>
        <w:contextualSpacing/>
        <w:rPr>
          <w:rFonts w:ascii="Times New Roman" w:hAnsi="Times New Roman" w:cs="Times New Roman"/>
          <w:i/>
          <w:color w:val="FF0000"/>
          <w:sz w:val="20"/>
          <w:lang w:eastAsia="ko-KR"/>
        </w:rPr>
      </w:pPr>
      <w:r w:rsidRPr="00B20213">
        <w:rPr>
          <w:rFonts w:ascii="Times New Roman" w:hAnsi="Times New Roman" w:cs="Times New Roman"/>
          <w:i/>
          <w:color w:val="FF0000"/>
          <w:sz w:val="20"/>
        </w:rPr>
        <w:t>Current resident address</w:t>
      </w:r>
    </w:p>
    <w:p w14:paraId="53117CE4" w14:textId="0761FDE7" w:rsidR="007C2622" w:rsidRDefault="007C2622" w:rsidP="002234CC">
      <w:pPr>
        <w:keepNext/>
        <w:keepLines/>
        <w:widowControl w:val="0"/>
        <w:suppressLineNumbers/>
        <w:tabs>
          <w:tab w:val="left" w:pos="2880"/>
        </w:tabs>
        <w:spacing w:after="0" w:line="280" w:lineRule="exact"/>
        <w:contextualSpacing/>
        <w:rPr>
          <w:rFonts w:ascii="Times New Roman" w:hAnsi="Times New Roman" w:cs="Times New Roman"/>
          <w:i/>
          <w:color w:val="FF0000"/>
          <w:sz w:val="20"/>
        </w:rPr>
      </w:pPr>
    </w:p>
    <w:p w14:paraId="555632AD" w14:textId="49A1F726"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Sau đây được nhắc đến là “</w:t>
      </w:r>
      <w:r w:rsidRPr="005431BE">
        <w:rPr>
          <w:rFonts w:ascii="Times New Roman" w:hAnsi="Times New Roman" w:cs="Times New Roman"/>
          <w:b/>
          <w:i/>
          <w:color w:val="000000" w:themeColor="text1"/>
          <w:sz w:val="26"/>
          <w:szCs w:val="26"/>
        </w:rPr>
        <w:t>Người lao động</w:t>
      </w:r>
      <w:r w:rsidRPr="005431BE">
        <w:rPr>
          <w:rFonts w:ascii="Times New Roman" w:hAnsi="Times New Roman" w:cs="Times New Roman"/>
          <w:color w:val="000000" w:themeColor="text1"/>
          <w:sz w:val="26"/>
          <w:szCs w:val="26"/>
        </w:rPr>
        <w:t>”</w:t>
      </w:r>
    </w:p>
    <w:p w14:paraId="65934525" w14:textId="22398F9D"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b/>
          <w:i/>
          <w:color w:val="000000" w:themeColor="text1"/>
          <w:sz w:val="20"/>
        </w:rPr>
      </w:pPr>
      <w:r w:rsidRPr="005431BE">
        <w:rPr>
          <w:rFonts w:ascii="Times New Roman" w:hAnsi="Times New Roman" w:cs="Times New Roman"/>
          <w:i/>
          <w:color w:val="000000" w:themeColor="text1"/>
          <w:sz w:val="20"/>
        </w:rPr>
        <w:t>Hereinafter refe</w:t>
      </w:r>
      <w:r w:rsidRPr="005431BE">
        <w:rPr>
          <w:rFonts w:ascii="Times New Roman" w:hAnsi="Times New Roman" w:cs="Times New Roman"/>
          <w:i/>
          <w:color w:val="000000" w:themeColor="text1"/>
          <w:sz w:val="20"/>
          <w:lang w:eastAsia="ko-KR"/>
        </w:rPr>
        <w:t>r</w:t>
      </w:r>
      <w:r w:rsidRPr="005431BE">
        <w:rPr>
          <w:rFonts w:ascii="Times New Roman" w:hAnsi="Times New Roman" w:cs="Times New Roman"/>
          <w:i/>
          <w:color w:val="000000" w:themeColor="text1"/>
          <w:sz w:val="20"/>
        </w:rPr>
        <w:t>red to as “</w:t>
      </w:r>
      <w:r w:rsidRPr="005431BE">
        <w:rPr>
          <w:rFonts w:ascii="Times New Roman" w:hAnsi="Times New Roman" w:cs="Times New Roman"/>
          <w:b/>
          <w:i/>
          <w:color w:val="000000" w:themeColor="text1"/>
          <w:sz w:val="20"/>
        </w:rPr>
        <w:t>Employee</w:t>
      </w:r>
    </w:p>
    <w:p w14:paraId="154740C5" w14:textId="698C8B06"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b/>
          <w:i/>
          <w:color w:val="000000" w:themeColor="text1"/>
          <w:sz w:val="20"/>
        </w:rPr>
      </w:pPr>
    </w:p>
    <w:p w14:paraId="3660763D" w14:textId="2C5CA926" w:rsidR="002234CC" w:rsidRDefault="002234CC" w:rsidP="002234CC">
      <w:pPr>
        <w:keepNext/>
        <w:keepLines/>
        <w:widowControl w:val="0"/>
        <w:tabs>
          <w:tab w:val="left" w:pos="2835"/>
        </w:tabs>
        <w:spacing w:after="0" w:line="280" w:lineRule="exact"/>
        <w:jc w:val="center"/>
        <w:rPr>
          <w:rFonts w:ascii="Times New Roman" w:eastAsia="Times New Roman" w:hAnsi="Times New Roman" w:cs="Times New Roman"/>
          <w:b/>
          <w:color w:val="000000" w:themeColor="text1"/>
          <w:sz w:val="20"/>
          <w:u w:val="single"/>
          <w:lang w:eastAsia="ko-KR"/>
        </w:rPr>
      </w:pPr>
      <w:r w:rsidRPr="005431BE">
        <w:rPr>
          <w:rFonts w:ascii="Times New Roman" w:eastAsia="Times New Roman" w:hAnsi="Times New Roman" w:cs="Times New Roman"/>
          <w:b/>
          <w:color w:val="000000" w:themeColor="text1"/>
          <w:sz w:val="26"/>
          <w:szCs w:val="26"/>
          <w:u w:val="single"/>
          <w:lang w:eastAsia="ko-KR"/>
        </w:rPr>
        <w:t xml:space="preserve">Căn Cứ </w:t>
      </w:r>
      <w:r w:rsidRPr="005431BE">
        <w:rPr>
          <w:rFonts w:ascii="Times New Roman" w:eastAsia="Times New Roman" w:hAnsi="Times New Roman" w:cs="Times New Roman"/>
          <w:b/>
          <w:color w:val="000000" w:themeColor="text1"/>
          <w:sz w:val="20"/>
          <w:u w:val="single"/>
          <w:lang w:eastAsia="ko-KR"/>
        </w:rPr>
        <w:t>(Whereas</w:t>
      </w:r>
      <w:r w:rsidRPr="005431BE">
        <w:rPr>
          <w:rFonts w:ascii="Times New Roman" w:hAnsi="Times New Roman" w:cs="Times New Roman"/>
          <w:b/>
          <w:color w:val="000000" w:themeColor="text1"/>
          <w:sz w:val="20"/>
          <w:u w:val="single"/>
          <w:lang w:eastAsia="ko-KR"/>
        </w:rPr>
        <w:t>)</w:t>
      </w:r>
      <w:r w:rsidRPr="005431BE">
        <w:rPr>
          <w:rFonts w:ascii="Times New Roman" w:eastAsia="Times New Roman" w:hAnsi="Times New Roman" w:cs="Times New Roman"/>
          <w:b/>
          <w:color w:val="000000" w:themeColor="text1"/>
          <w:sz w:val="20"/>
          <w:u w:val="single"/>
          <w:lang w:eastAsia="ko-KR"/>
        </w:rPr>
        <w:t>:</w:t>
      </w:r>
    </w:p>
    <w:p w14:paraId="79D1E9D2" w14:textId="77777777" w:rsidR="002234CC" w:rsidRPr="005431BE" w:rsidRDefault="002234CC" w:rsidP="002234CC">
      <w:pPr>
        <w:keepNext/>
        <w:keepLines/>
        <w:widowControl w:val="0"/>
        <w:tabs>
          <w:tab w:val="left" w:pos="2835"/>
        </w:tabs>
        <w:spacing w:after="0" w:line="280" w:lineRule="exact"/>
        <w:jc w:val="center"/>
        <w:rPr>
          <w:rFonts w:ascii="Times New Roman" w:eastAsia="Times New Roman" w:hAnsi="Times New Roman" w:cs="Times New Roman"/>
          <w:b/>
          <w:color w:val="000000" w:themeColor="text1"/>
          <w:u w:val="single"/>
          <w:lang w:eastAsia="ko-KR"/>
        </w:rPr>
      </w:pPr>
    </w:p>
    <w:p w14:paraId="03029DDB" w14:textId="77777777" w:rsidR="002234CC" w:rsidRPr="005431BE" w:rsidRDefault="002234CC" w:rsidP="002234CC">
      <w:pPr>
        <w:pStyle w:val="ListParagraph"/>
        <w:keepNext/>
        <w:keepLines/>
        <w:widowControl w:val="0"/>
        <w:numPr>
          <w:ilvl w:val="0"/>
          <w:numId w:val="1"/>
        </w:numPr>
        <w:spacing w:after="0" w:line="280" w:lineRule="exact"/>
        <w:ind w:left="540" w:hanging="540"/>
        <w:rPr>
          <w:rFonts w:ascii="Times New Roman" w:hAnsi="Times New Roman" w:cs="Times New Roman"/>
          <w:color w:val="000000" w:themeColor="text1"/>
          <w:sz w:val="26"/>
          <w:szCs w:val="26"/>
        </w:rPr>
      </w:pPr>
      <w:r w:rsidRPr="005431BE">
        <w:rPr>
          <w:rFonts w:ascii="Times New Roman" w:eastAsia="Times New Roman" w:hAnsi="Times New Roman" w:cs="Times New Roman"/>
          <w:color w:val="000000" w:themeColor="text1"/>
          <w:sz w:val="26"/>
          <w:szCs w:val="26"/>
        </w:rPr>
        <w:t xml:space="preserve">Bộ luật lao động số </w:t>
      </w:r>
      <w:r w:rsidRPr="005431BE">
        <w:rPr>
          <w:rFonts w:ascii="Times New Roman" w:hAnsi="Times New Roman" w:cs="Times New Roman"/>
          <w:color w:val="000000" w:themeColor="text1"/>
          <w:sz w:val="26"/>
          <w:szCs w:val="26"/>
        </w:rPr>
        <w:t xml:space="preserve">10/2012/QH13 của Quốc hội ban hành ngày 18/06/2012; </w:t>
      </w:r>
    </w:p>
    <w:p w14:paraId="4FBE4DA1" w14:textId="29726F36"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rPr>
      </w:pPr>
      <w:r>
        <w:rPr>
          <w:rFonts w:ascii="Times New Roman" w:hAnsi="Times New Roman" w:cs="Times New Roman"/>
          <w:i/>
          <w:color w:val="000000" w:themeColor="text1"/>
          <w:sz w:val="20"/>
        </w:rPr>
        <w:t xml:space="preserve">          </w:t>
      </w:r>
      <w:r w:rsidRPr="005431BE">
        <w:rPr>
          <w:rFonts w:ascii="Times New Roman" w:hAnsi="Times New Roman" w:cs="Times New Roman"/>
          <w:i/>
          <w:color w:val="000000" w:themeColor="text1"/>
          <w:sz w:val="20"/>
        </w:rPr>
        <w:t>The Labor Code No. 10/2012/QH13 promulgated on June 18, 2012</w:t>
      </w:r>
    </w:p>
    <w:p w14:paraId="2621207E" w14:textId="77777777"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rPr>
      </w:pPr>
    </w:p>
    <w:p w14:paraId="6CD321AB" w14:textId="77777777" w:rsidR="002234CC" w:rsidRPr="005431BE" w:rsidRDefault="002234CC" w:rsidP="002234CC">
      <w:pPr>
        <w:pStyle w:val="ListParagraph"/>
        <w:keepNext/>
        <w:keepLines/>
        <w:widowControl w:val="0"/>
        <w:numPr>
          <w:ilvl w:val="0"/>
          <w:numId w:val="1"/>
        </w:numPr>
        <w:spacing w:after="0" w:line="280" w:lineRule="exact"/>
        <w:ind w:left="540" w:hanging="540"/>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 xml:space="preserve">Nghị định số 05/2015/NĐ-CP của Chính phủ ngày 12/01/2015 và các văn bản quy phạm pháp luật khác có liên quan. </w:t>
      </w:r>
    </w:p>
    <w:p w14:paraId="0D89717B" w14:textId="2D4835D5"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lang w:eastAsia="ko-KR"/>
        </w:rPr>
      </w:pPr>
      <w:r>
        <w:rPr>
          <w:rFonts w:ascii="Times New Roman" w:hAnsi="Times New Roman" w:cs="Times New Roman"/>
          <w:i/>
          <w:color w:val="000000" w:themeColor="text1"/>
          <w:sz w:val="20"/>
        </w:rPr>
        <w:t xml:space="preserve">           </w:t>
      </w:r>
      <w:r w:rsidRPr="005431BE">
        <w:rPr>
          <w:rFonts w:ascii="Times New Roman" w:hAnsi="Times New Roman" w:cs="Times New Roman"/>
          <w:i/>
          <w:color w:val="000000" w:themeColor="text1"/>
          <w:sz w:val="20"/>
        </w:rPr>
        <w:t>Decree 05/2015/NĐ-CP issued by the Government on January 12, 201</w:t>
      </w:r>
      <w:r w:rsidRPr="005431BE">
        <w:rPr>
          <w:rFonts w:ascii="Times New Roman" w:hAnsi="Times New Roman" w:cs="Times New Roman"/>
          <w:i/>
          <w:color w:val="000000" w:themeColor="text1"/>
          <w:sz w:val="20"/>
          <w:lang w:eastAsia="ko-KR"/>
        </w:rPr>
        <w:t>5</w:t>
      </w:r>
      <w:r>
        <w:rPr>
          <w:rFonts w:ascii="Times New Roman" w:hAnsi="Times New Roman" w:cs="Times New Roman"/>
          <w:i/>
          <w:color w:val="000000" w:themeColor="text1"/>
          <w:sz w:val="20"/>
          <w:lang w:eastAsia="ko-KR"/>
        </w:rPr>
        <w:t>.</w:t>
      </w:r>
    </w:p>
    <w:p w14:paraId="1536CE3C" w14:textId="72927DAE"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i/>
          <w:color w:val="000000" w:themeColor="text1"/>
          <w:sz w:val="20"/>
          <w:lang w:eastAsia="ko-KR"/>
        </w:rPr>
      </w:pPr>
    </w:p>
    <w:p w14:paraId="20C47EFB" w14:textId="7F970940" w:rsidR="002234CC" w:rsidRDefault="002234CC" w:rsidP="0037402C">
      <w:pPr>
        <w:keepNext/>
        <w:keepLines/>
        <w:widowControl w:val="0"/>
        <w:spacing w:after="0" w:line="280" w:lineRule="exact"/>
        <w:ind w:left="540"/>
        <w:jc w:val="both"/>
        <w:rPr>
          <w:rFonts w:ascii="Times New Roman" w:eastAsia="Times New Roman" w:hAnsi="Times New Roman" w:cs="Times New Roman"/>
          <w:color w:val="000000" w:themeColor="text1"/>
          <w:sz w:val="26"/>
          <w:szCs w:val="26"/>
        </w:rPr>
      </w:pPr>
      <w:r w:rsidRPr="005431BE">
        <w:rPr>
          <w:rFonts w:ascii="Times New Roman" w:eastAsia="Times New Roman" w:hAnsi="Times New Roman" w:cs="Times New Roman"/>
          <w:color w:val="000000" w:themeColor="text1"/>
          <w:sz w:val="26"/>
          <w:szCs w:val="26"/>
        </w:rPr>
        <w:t xml:space="preserve">Hai bên đã cùng trao đổi và thoả thuận ký kết Hợp đồng </w:t>
      </w:r>
      <w:r>
        <w:rPr>
          <w:rFonts w:ascii="Times New Roman" w:eastAsia="Times New Roman" w:hAnsi="Times New Roman" w:cs="Times New Roman"/>
          <w:color w:val="000000" w:themeColor="text1"/>
          <w:sz w:val="26"/>
          <w:szCs w:val="26"/>
        </w:rPr>
        <w:t>thử việc</w:t>
      </w:r>
      <w:r w:rsidRPr="005431BE">
        <w:rPr>
          <w:rFonts w:ascii="Times New Roman" w:eastAsia="Times New Roman" w:hAnsi="Times New Roman" w:cs="Times New Roman"/>
          <w:color w:val="000000" w:themeColor="text1"/>
          <w:sz w:val="26"/>
          <w:szCs w:val="26"/>
        </w:rPr>
        <w:t xml:space="preserve"> và cam kết làm đúng những </w:t>
      </w:r>
      <w:r w:rsidRPr="005431BE">
        <w:rPr>
          <w:rFonts w:ascii="Times New Roman" w:hAnsi="Times New Roman" w:cs="Times New Roman"/>
          <w:color w:val="000000" w:themeColor="text1"/>
          <w:sz w:val="26"/>
          <w:szCs w:val="26"/>
        </w:rPr>
        <w:t xml:space="preserve">điều kiện và </w:t>
      </w:r>
      <w:r w:rsidRPr="005431BE">
        <w:rPr>
          <w:rFonts w:ascii="Times New Roman" w:eastAsia="Times New Roman" w:hAnsi="Times New Roman" w:cs="Times New Roman"/>
          <w:color w:val="000000" w:themeColor="text1"/>
          <w:sz w:val="26"/>
          <w:szCs w:val="26"/>
        </w:rPr>
        <w:t>điều khoản sau đây:</w:t>
      </w:r>
    </w:p>
    <w:p w14:paraId="2FC7C49E" w14:textId="1BE5E69E" w:rsidR="002234CC" w:rsidRDefault="002234CC" w:rsidP="0037402C">
      <w:pPr>
        <w:keepNext/>
        <w:keepLines/>
        <w:widowControl w:val="0"/>
        <w:spacing w:after="0" w:line="280" w:lineRule="exact"/>
        <w:ind w:left="540"/>
        <w:jc w:val="both"/>
        <w:rPr>
          <w:rFonts w:ascii="Times New Roman" w:hAnsi="Times New Roman" w:cs="Times New Roman"/>
          <w:i/>
          <w:color w:val="000000" w:themeColor="text1"/>
          <w:sz w:val="20"/>
        </w:rPr>
      </w:pPr>
      <w:r w:rsidRPr="005431BE">
        <w:rPr>
          <w:rFonts w:ascii="Times New Roman" w:hAnsi="Times New Roman" w:cs="Times New Roman"/>
          <w:i/>
          <w:color w:val="000000" w:themeColor="text1"/>
          <w:sz w:val="20"/>
        </w:rPr>
        <w:t>Both parties had mutually discussed and agreed to sign this labor contract and commit to implement the following provisions:</w:t>
      </w:r>
    </w:p>
    <w:p w14:paraId="661525A7" w14:textId="77777777" w:rsidR="002234CC" w:rsidRPr="005431BE" w:rsidRDefault="002234CC" w:rsidP="002234CC">
      <w:pPr>
        <w:keepNext/>
        <w:keepLines/>
        <w:widowControl w:val="0"/>
        <w:tabs>
          <w:tab w:val="left" w:pos="1350"/>
        </w:tabs>
        <w:spacing w:after="0" w:line="280" w:lineRule="exact"/>
        <w:ind w:left="540"/>
        <w:rPr>
          <w:rFonts w:ascii="Times New Roman" w:hAnsi="Times New Roman" w:cs="Times New Roman"/>
          <w:b/>
          <w:bCs/>
          <w:i/>
          <w:iCs/>
          <w:color w:val="000000" w:themeColor="text1"/>
          <w:lang w:eastAsia="ko-KR"/>
        </w:rPr>
      </w:pPr>
      <w:r w:rsidRPr="005431BE">
        <w:rPr>
          <w:rFonts w:ascii="Times New Roman" w:eastAsia="Times New Roman" w:hAnsi="Times New Roman" w:cs="Times New Roman"/>
          <w:b/>
          <w:bCs/>
          <w:color w:val="000000" w:themeColor="text1"/>
          <w:sz w:val="26"/>
          <w:szCs w:val="26"/>
        </w:rPr>
        <w:t>Điều 1:</w:t>
      </w:r>
      <w:r w:rsidRPr="005431BE">
        <w:rPr>
          <w:rFonts w:ascii="Times New Roman" w:eastAsia="Times New Roman" w:hAnsi="Times New Roman" w:cs="Times New Roman"/>
          <w:b/>
          <w:bCs/>
          <w:color w:val="000000" w:themeColor="text1"/>
          <w:sz w:val="26"/>
          <w:szCs w:val="26"/>
        </w:rPr>
        <w:tab/>
        <w:t>Điều khoản và công việc Hợp đồng</w:t>
      </w:r>
      <w:r w:rsidRPr="005431BE">
        <w:rPr>
          <w:rFonts w:ascii="Times New Roman" w:eastAsia="Times New Roman" w:hAnsi="Times New Roman" w:cs="Times New Roman"/>
          <w:b/>
          <w:bCs/>
          <w:color w:val="000000" w:themeColor="text1"/>
          <w:sz w:val="26"/>
          <w:szCs w:val="26"/>
        </w:rPr>
        <w:br/>
      </w:r>
      <w:r w:rsidRPr="005431BE">
        <w:rPr>
          <w:rFonts w:ascii="Times New Roman" w:eastAsia="Times New Roman" w:hAnsi="Times New Roman" w:cs="Times New Roman"/>
          <w:b/>
          <w:bCs/>
          <w:i/>
          <w:iCs/>
          <w:color w:val="000000" w:themeColor="text1"/>
          <w:sz w:val="20"/>
        </w:rPr>
        <w:t>Article 1:</w:t>
      </w:r>
      <w:r w:rsidRPr="005431BE">
        <w:rPr>
          <w:rFonts w:ascii="Times New Roman" w:eastAsia="Times New Roman" w:hAnsi="Times New Roman" w:cs="Times New Roman"/>
          <w:b/>
          <w:bCs/>
          <w:i/>
          <w:iCs/>
          <w:color w:val="000000" w:themeColor="text1"/>
          <w:sz w:val="20"/>
        </w:rPr>
        <w:tab/>
        <w:t>Term and work contract</w:t>
      </w:r>
    </w:p>
    <w:p w14:paraId="5DCCF910" w14:textId="4F40E796" w:rsidR="002234CC" w:rsidRDefault="002234CC" w:rsidP="002234CC">
      <w:pPr>
        <w:keepNext/>
        <w:keepLines/>
        <w:widowControl w:val="0"/>
        <w:spacing w:after="0" w:line="280" w:lineRule="exact"/>
        <w:jc w:val="both"/>
        <w:rPr>
          <w:rFonts w:ascii="Times New Roman" w:hAnsi="Times New Roman" w:cs="Times New Roman"/>
          <w:i/>
          <w:color w:val="000000" w:themeColor="text1"/>
          <w:sz w:val="20"/>
          <w:lang w:eastAsia="ko-KR"/>
        </w:rPr>
      </w:pPr>
    </w:p>
    <w:p w14:paraId="31FBBC28" w14:textId="02156D66" w:rsidR="002234CC" w:rsidRPr="005431BE" w:rsidRDefault="002234CC" w:rsidP="002234CC">
      <w:pPr>
        <w:pStyle w:val="ListParagraph"/>
        <w:keepNext/>
        <w:keepLines/>
        <w:widowControl w:val="0"/>
        <w:numPr>
          <w:ilvl w:val="0"/>
          <w:numId w:val="2"/>
        </w:numPr>
        <w:spacing w:after="0" w:line="280" w:lineRule="exact"/>
        <w:ind w:left="540" w:hanging="540"/>
        <w:rPr>
          <w:rFonts w:ascii="Times New Roman" w:eastAsia="Times New Roman" w:hAnsi="Times New Roman" w:cs="Times New Roman"/>
          <w:i/>
          <w:color w:val="000000" w:themeColor="text1"/>
          <w:sz w:val="20"/>
          <w:szCs w:val="20"/>
        </w:rPr>
      </w:pPr>
      <w:r w:rsidRPr="005431BE">
        <w:rPr>
          <w:rFonts w:ascii="Times New Roman" w:eastAsia="Times New Roman" w:hAnsi="Times New Roman" w:cs="Times New Roman"/>
          <w:color w:val="000000" w:themeColor="text1"/>
          <w:sz w:val="26"/>
          <w:szCs w:val="26"/>
        </w:rPr>
        <w:t>Loại Hợp đồng lao động:</w:t>
      </w:r>
      <w:r>
        <w:rPr>
          <w:rFonts w:ascii="Times New Roman" w:eastAsia="Times New Roman" w:hAnsi="Times New Roman" w:cs="Times New Roman"/>
          <w:color w:val="000000" w:themeColor="text1"/>
          <w:sz w:val="26"/>
          <w:szCs w:val="26"/>
        </w:rPr>
        <w:t xml:space="preserve"> </w:t>
      </w:r>
      <w:r w:rsidR="00EE5BD6">
        <w:rPr>
          <w:rFonts w:ascii="Times New Roman" w:eastAsia="Times New Roman" w:hAnsi="Times New Roman" w:cs="Times New Roman"/>
          <w:color w:val="000000" w:themeColor="text1"/>
          <w:sz w:val="26"/>
          <w:szCs w:val="26"/>
        </w:rPr>
        <w:t>{{$o.CONTRACT_TYPE}}</w:t>
      </w:r>
    </w:p>
    <w:p w14:paraId="216E1C94" w14:textId="211036B0" w:rsidR="002234CC" w:rsidRDefault="002234CC" w:rsidP="002234CC">
      <w:pPr>
        <w:pStyle w:val="ListParagraph"/>
        <w:keepNext/>
        <w:keepLines/>
        <w:widowControl w:val="0"/>
        <w:spacing w:after="0" w:line="280" w:lineRule="exact"/>
        <w:ind w:left="540"/>
        <w:rPr>
          <w:rFonts w:ascii="Times New Roman" w:eastAsia="Times New Roman" w:hAnsi="Times New Roman" w:cs="Times New Roman"/>
          <w:color w:val="000000" w:themeColor="text1"/>
          <w:sz w:val="26"/>
          <w:szCs w:val="26"/>
        </w:rPr>
      </w:pPr>
      <w:r w:rsidRPr="005431BE">
        <w:rPr>
          <w:rFonts w:ascii="Times New Roman" w:hAnsi="Times New Roman" w:cs="Times New Roman"/>
          <w:i/>
          <w:color w:val="000000" w:themeColor="text1"/>
          <w:sz w:val="20"/>
          <w:szCs w:val="20"/>
        </w:rPr>
        <w:t>Type of labor contract</w:t>
      </w:r>
      <w:r w:rsidRPr="005431BE">
        <w:rPr>
          <w:rFonts w:ascii="Times New Roman" w:eastAsia="Times New Roman" w:hAnsi="Times New Roman" w:cs="Times New Roman"/>
          <w:color w:val="000000" w:themeColor="text1"/>
          <w:sz w:val="26"/>
          <w:szCs w:val="26"/>
        </w:rPr>
        <w:t xml:space="preserve"> </w:t>
      </w:r>
    </w:p>
    <w:p w14:paraId="2F9CED9A" w14:textId="2E042089" w:rsidR="00720FE0" w:rsidRDefault="0050265E" w:rsidP="002234CC">
      <w:pPr>
        <w:keepNext/>
        <w:keepLines/>
        <w:widowControl w:val="0"/>
        <w:spacing w:after="0" w:line="280" w:lineRule="exact"/>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44E1BB97" wp14:editId="170E43B2">
                <wp:simplePos x="0" y="0"/>
                <wp:positionH relativeFrom="column">
                  <wp:posOffset>-28575</wp:posOffset>
                </wp:positionH>
                <wp:positionV relativeFrom="paragraph">
                  <wp:posOffset>117475</wp:posOffset>
                </wp:positionV>
                <wp:extent cx="276225" cy="2762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276225" cy="276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2635059" w14:textId="1947C395" w:rsidR="0050265E" w:rsidRDefault="0050265E" w:rsidP="0050265E">
                            <w:pPr>
                              <w:jc w:val="center"/>
                            </w:pPr>
                            <w:r>
                              <w:rPr>
                                <w:rFonts w:ascii="Times New Roman" w:eastAsia="Times New Roman" w:hAnsi="Times New Roman" w:cs="Times New Roman"/>
                                <w:color w:val="000000" w:themeColor="text1"/>
                                <w:sz w:val="26"/>
                                <w:szCs w:val="26"/>
                              </w:rPr>
                              <w:t>{{$o.CHECK1}}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1BB97" id="Rectangle 3" o:spid="_x0000_s1026" style="position:absolute;margin-left:-2.25pt;margin-top:9.25pt;width:21.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" filled="f" strokecolor="#1f3763 [1604]" strokeweight="1pt">
                <v:textbox>
                  <w:txbxContent>
                    <w:p w14:paraId="62635059" w14:textId="1947C395" w:rsidR="0050265E" w:rsidRDefault="0050265E" w:rsidP="0050265E">
                      <w:pPr>
                        <w:jc w:val="center"/>
                      </w:pPr>
                      <w:r>
                        <w:rPr>
                          <w:rFonts w:ascii="Times New Roman" w:eastAsia="Times New Roman" w:hAnsi="Times New Roman" w:cs="Times New Roman"/>
                          <w:color w:val="000000" w:themeColor="text1"/>
                          <w:sz w:val="26"/>
                          <w:szCs w:val="26"/>
                        </w:rPr>
                        <w:t>{{$o.CHECK1}}</w:t>
                      </w:r>
                    </w:p>
                  </w:txbxContent>
                </v:textbox>
              </v:rect>
            </w:pict>
          </mc:Fallback>
        </mc:AlternateContent>
      </w:r>
    </w:p>
    <w:p w14:paraId="210A945F" w14:textId="6A613391" w:rsidR="002234CC" w:rsidRPr="002234CC" w:rsidRDefault="00720FE0" w:rsidP="00720FE0">
      <w:pPr>
        <w:keepNext/>
        <w:keepLines/>
        <w:widowControl w:val="0"/>
        <w:tabs>
          <w:tab w:val="left" w:pos="567"/>
        </w:tabs>
        <w:spacing w:after="0" w:line="280" w:lineRule="exact"/>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r>
      <w:r w:rsidR="002234CC" w:rsidRPr="002234CC">
        <w:rPr>
          <w:rFonts w:ascii="Times New Roman" w:eastAsia="Times New Roman" w:hAnsi="Times New Roman" w:cs="Times New Roman"/>
          <w:color w:val="000000" w:themeColor="text1"/>
          <w:sz w:val="26"/>
          <w:szCs w:val="26"/>
        </w:rPr>
        <w:t xml:space="preserve">Xác định thời hạn: từ </w:t>
      </w:r>
      <w:bookmarkStart w:id="2" w:name="_Hlk73803137"/>
      <w:r w:rsidR="00F43B3C">
        <w:rPr>
          <w:rFonts w:ascii="Times New Roman" w:hAnsi="Times New Roman" w:cs="Times New Roman"/>
          <w:color w:val="FF0000"/>
          <w:sz w:val="26"/>
          <w:szCs w:val="26"/>
          <w:lang w:eastAsia="ko-KR"/>
        </w:rPr>
        <w:t>{{$o.BEGIN_CONTRACT}}</w:t>
      </w:r>
      <w:bookmarkEnd w:id="2"/>
      <w:r w:rsidR="002234CC" w:rsidRPr="002234CC">
        <w:rPr>
          <w:rFonts w:ascii="Times New Roman" w:hAnsi="Times New Roman" w:cs="Times New Roman" w:hint="eastAsia"/>
          <w:color w:val="FF0000"/>
          <w:sz w:val="26"/>
          <w:szCs w:val="26"/>
          <w:lang w:eastAsia="ko-KR"/>
        </w:rPr>
        <w:t xml:space="preserve"> </w:t>
      </w:r>
      <w:r w:rsidR="002234CC" w:rsidRPr="002234CC">
        <w:rPr>
          <w:rFonts w:ascii="Times New Roman" w:eastAsia="Times New Roman" w:hAnsi="Times New Roman" w:cs="Times New Roman"/>
          <w:color w:val="FF0000"/>
          <w:sz w:val="26"/>
          <w:szCs w:val="26"/>
        </w:rPr>
        <w:t xml:space="preserve">đến </w:t>
      </w:r>
      <w:r w:rsidR="00F43B3C">
        <w:rPr>
          <w:rFonts w:ascii="Times New Roman" w:hAnsi="Times New Roman" w:cs="Times New Roman"/>
          <w:color w:val="FF0000"/>
          <w:sz w:val="26"/>
          <w:szCs w:val="26"/>
          <w:lang w:eastAsia="ko-KR"/>
        </w:rPr>
        <w:t>{{$o.END_CONTRACT}}</w:t>
      </w:r>
      <w:r w:rsidR="002234CC" w:rsidRPr="002234CC">
        <w:rPr>
          <w:rFonts w:ascii="Times New Roman" w:eastAsia="Times New Roman" w:hAnsi="Times New Roman" w:cs="Times New Roman"/>
          <w:color w:val="000000" w:themeColor="text1"/>
          <w:sz w:val="26"/>
          <w:szCs w:val="26"/>
        </w:rPr>
        <w:t xml:space="preserve"> </w:t>
      </w:r>
    </w:p>
    <w:p w14:paraId="08013931" w14:textId="735F1E64" w:rsidR="002234CC" w:rsidRDefault="002234CC" w:rsidP="00720FE0">
      <w:pPr>
        <w:keepNext/>
        <w:keepLines/>
        <w:widowControl w:val="0"/>
        <w:spacing w:after="0" w:line="280" w:lineRule="exact"/>
        <w:ind w:firstLine="540"/>
        <w:jc w:val="both"/>
        <w:rPr>
          <w:rFonts w:ascii="Times New Roman" w:hAnsi="Times New Roman" w:cs="Times New Roman"/>
          <w:i/>
          <w:color w:val="FF0000"/>
          <w:sz w:val="20"/>
          <w:szCs w:val="20"/>
          <w:lang w:eastAsia="ko-KR"/>
        </w:rPr>
      </w:pPr>
      <w:r w:rsidRPr="005431BE">
        <w:rPr>
          <w:rFonts w:ascii="Times New Roman" w:hAnsi="Times New Roman" w:cs="Times New Roman"/>
          <w:i/>
          <w:color w:val="000000" w:themeColor="text1"/>
          <w:sz w:val="20"/>
          <w:szCs w:val="20"/>
          <w:lang w:eastAsia="ko-KR"/>
        </w:rPr>
        <w:t xml:space="preserve">Definite term: </w:t>
      </w:r>
      <w:r w:rsidRPr="00F43B3C">
        <w:rPr>
          <w:rFonts w:ascii="Times New Roman" w:hAnsi="Times New Roman" w:cs="Times New Roman"/>
          <w:i/>
          <w:sz w:val="20"/>
          <w:szCs w:val="20"/>
          <w:lang w:eastAsia="ko-KR"/>
        </w:rPr>
        <w:t>From</w:t>
      </w:r>
      <w:r w:rsidRPr="00F43B3C">
        <w:rPr>
          <w:rFonts w:ascii="Times New Roman" w:hAnsi="Times New Roman" w:cs="Times New Roman"/>
          <w:i/>
          <w:color w:val="FF0000"/>
          <w:sz w:val="20"/>
          <w:szCs w:val="20"/>
          <w:lang w:eastAsia="ko-KR"/>
        </w:rPr>
        <w:t xml:space="preserve"> </w:t>
      </w:r>
      <w:r w:rsidR="00F43B3C" w:rsidRPr="00F43B3C">
        <w:rPr>
          <w:rFonts w:ascii="Times New Roman" w:hAnsi="Times New Roman" w:cs="Times New Roman"/>
          <w:i/>
          <w:color w:val="FF0000"/>
          <w:sz w:val="20"/>
          <w:szCs w:val="20"/>
          <w:lang w:eastAsia="ko-KR"/>
        </w:rPr>
        <w:t>{{$o.BEGIN_CONTRACT}}</w:t>
      </w:r>
      <w:r w:rsidRPr="00395EAB">
        <w:rPr>
          <w:rFonts w:ascii="Times New Roman" w:hAnsi="Times New Roman" w:cs="Times New Roman" w:hint="eastAsia"/>
          <w:i/>
          <w:color w:val="FF0000"/>
          <w:sz w:val="20"/>
          <w:szCs w:val="20"/>
          <w:lang w:eastAsia="ko-KR"/>
        </w:rPr>
        <w:t xml:space="preserve"> </w:t>
      </w:r>
      <w:r w:rsidRPr="00395EAB">
        <w:rPr>
          <w:rFonts w:ascii="Times New Roman" w:hAnsi="Times New Roman" w:cs="Times New Roman"/>
          <w:i/>
          <w:color w:val="FF0000"/>
          <w:sz w:val="20"/>
          <w:szCs w:val="20"/>
          <w:lang w:eastAsia="ko-KR"/>
        </w:rPr>
        <w:t>to</w:t>
      </w:r>
      <w:r>
        <w:rPr>
          <w:rFonts w:ascii="Times New Roman" w:hAnsi="Times New Roman" w:cs="Times New Roman" w:hint="eastAsia"/>
          <w:i/>
          <w:color w:val="FF0000"/>
          <w:sz w:val="20"/>
          <w:szCs w:val="20"/>
          <w:lang w:eastAsia="ko-KR"/>
        </w:rPr>
        <w:t xml:space="preserve"> </w:t>
      </w:r>
      <w:r w:rsidR="00F43B3C" w:rsidRPr="00F43B3C">
        <w:rPr>
          <w:rFonts w:ascii="Times New Roman" w:hAnsi="Times New Roman" w:cs="Times New Roman"/>
          <w:i/>
          <w:color w:val="FF0000"/>
          <w:sz w:val="20"/>
          <w:szCs w:val="20"/>
          <w:lang w:eastAsia="ko-KR"/>
        </w:rPr>
        <w:t>{{$o.END_CONTRACT}}</w:t>
      </w:r>
    </w:p>
    <w:p w14:paraId="75D7F8F8" w14:textId="613E8532" w:rsidR="00720FE0" w:rsidRDefault="00672C25" w:rsidP="002234CC">
      <w:pPr>
        <w:keepNext/>
        <w:keepLines/>
        <w:widowControl w:val="0"/>
        <w:spacing w:after="0" w:line="280" w:lineRule="exact"/>
        <w:jc w:val="both"/>
        <w:rPr>
          <w:rFonts w:ascii="Times New Roman" w:hAnsi="Times New Roman" w:cs="Times New Roman"/>
          <w:i/>
          <w:color w:val="FF0000"/>
          <w:sz w:val="20"/>
          <w:szCs w:val="20"/>
          <w:lang w:eastAsia="ko-KR"/>
        </w:rPr>
      </w:pPr>
      <w:r>
        <w:rPr>
          <w:rFonts w:ascii="Times New Roman" w:eastAsia="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273072C8" wp14:editId="1DA4F645">
                <wp:simplePos x="0" y="0"/>
                <wp:positionH relativeFrom="column">
                  <wp:posOffset>-31750</wp:posOffset>
                </wp:positionH>
                <wp:positionV relativeFrom="paragraph">
                  <wp:posOffset>106762</wp:posOffset>
                </wp:positionV>
                <wp:extent cx="276225" cy="2762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276225" cy="276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FF4C2B" w14:textId="7159D069" w:rsidR="00672C25" w:rsidRDefault="00672C25" w:rsidP="00672C25">
                            <w:pPr>
                              <w:jc w:val="center"/>
                            </w:pPr>
                            <w:r w:rsidRPr="00672C25">
                              <w:rPr>
                                <w:rFonts w:ascii="Times New Roman" w:eastAsia="Times New Roman" w:hAnsi="Times New Roman" w:cs="Times New Roman"/>
                                <w:color w:val="000000" w:themeColor="text1"/>
                                <w:sz w:val="26"/>
                                <w:szCs w:val="26"/>
                              </w:rPr>
                              <w:t>{{$o.CHECK2}}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072C8" id="Rectangle 7" o:spid="_x0000_s1027" style="position:absolute;left:0;text-align:left;margin-left:-2.5pt;margin-top:8.4pt;width:21.7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" filled="f" strokecolor="#1f3763 [1604]" strokeweight="1pt">
                <v:textbox>
                  <w:txbxContent>
                    <w:p w14:paraId="52FF4C2B" w14:textId="7159D069" w:rsidR="00672C25" w:rsidRDefault="00672C25" w:rsidP="00672C25">
                      <w:pPr>
                        <w:jc w:val="center"/>
                      </w:pPr>
                      <w:r w:rsidRPr="00672C25">
                        <w:rPr>
                          <w:rFonts w:ascii="Times New Roman" w:eastAsia="Times New Roman" w:hAnsi="Times New Roman" w:cs="Times New Roman"/>
                          <w:color w:val="000000" w:themeColor="text1"/>
                          <w:sz w:val="26"/>
                          <w:szCs w:val="26"/>
                        </w:rPr>
                        <w:t>{{$o.CHECK2}}</w:t>
                      </w:r>
                    </w:p>
                  </w:txbxContent>
                </v:textbox>
              </v:rect>
            </w:pict>
          </mc:Fallback>
        </mc:AlternateContent>
      </w:r>
    </w:p>
    <w:p w14:paraId="005DFDE8" w14:textId="5FAF4031" w:rsidR="00720FE0" w:rsidRDefault="00720FE0" w:rsidP="00720FE0">
      <w:pPr>
        <w:keepNext/>
        <w:keepLines/>
        <w:widowControl w:val="0"/>
        <w:tabs>
          <w:tab w:val="left" w:pos="567"/>
        </w:tabs>
        <w:spacing w:after="0" w:line="280" w:lineRule="exact"/>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b/>
      </w:r>
      <w:r w:rsidR="002234CC" w:rsidRPr="00720FE0">
        <w:rPr>
          <w:rFonts w:ascii="Times New Roman" w:eastAsia="Times New Roman" w:hAnsi="Times New Roman" w:cs="Times New Roman"/>
          <w:color w:val="000000" w:themeColor="text1"/>
          <w:sz w:val="26"/>
          <w:szCs w:val="26"/>
        </w:rPr>
        <w:t xml:space="preserve">Không xác định thời hạn: </w:t>
      </w:r>
      <w:bookmarkStart w:id="3" w:name="_Hlk73804307"/>
      <w:r w:rsidR="0034273F" w:rsidRPr="00720FE0">
        <w:rPr>
          <w:rFonts w:ascii="Times New Roman" w:eastAsia="Times New Roman" w:hAnsi="Times New Roman" w:cs="Times New Roman"/>
          <w:color w:val="000000" w:themeColor="text1"/>
          <w:sz w:val="26"/>
          <w:szCs w:val="26"/>
        </w:rPr>
        <w:t>Từ</w:t>
      </w:r>
      <w:r w:rsidR="00F43B3C">
        <w:rPr>
          <w:rFonts w:ascii="Times New Roman" w:eastAsia="Times New Roman" w:hAnsi="Times New Roman" w:cs="Times New Roman"/>
          <w:color w:val="000000" w:themeColor="text1"/>
          <w:sz w:val="26"/>
          <w:szCs w:val="26"/>
        </w:rPr>
        <w:t xml:space="preserve"> </w:t>
      </w:r>
      <w:bookmarkStart w:id="4" w:name="_Hlk73804615"/>
      <w:r w:rsidR="00F43B3C">
        <w:rPr>
          <w:rFonts w:ascii="Times New Roman" w:hAnsi="Times New Roman" w:cs="Times New Roman"/>
          <w:color w:val="FF0000"/>
          <w:sz w:val="26"/>
          <w:szCs w:val="26"/>
          <w:lang w:eastAsia="ko-KR"/>
        </w:rPr>
        <w:t>{{$o.BEGIN_CONTRACT_I}}</w:t>
      </w:r>
    </w:p>
    <w:bookmarkEnd w:id="3"/>
    <w:bookmarkEnd w:id="4"/>
    <w:p w14:paraId="3E84979D" w14:textId="299766EF" w:rsidR="002234CC" w:rsidRPr="00720FE0" w:rsidRDefault="00720FE0" w:rsidP="00720FE0">
      <w:pPr>
        <w:keepNext/>
        <w:keepLines/>
        <w:widowControl w:val="0"/>
        <w:tabs>
          <w:tab w:val="left" w:pos="567"/>
        </w:tabs>
        <w:spacing w:after="0" w:line="280" w:lineRule="exact"/>
        <w:rPr>
          <w:rFonts w:ascii="Times New Roman" w:eastAsia="Times New Roman" w:hAnsi="Times New Roman" w:cs="Times New Roman"/>
          <w:color w:val="000000" w:themeColor="text1"/>
          <w:sz w:val="26"/>
          <w:szCs w:val="26"/>
        </w:rPr>
      </w:pPr>
      <w:r>
        <w:rPr>
          <w:rFonts w:ascii="Times New Roman" w:hAnsi="Times New Roman" w:cs="Times New Roman"/>
          <w:i/>
          <w:color w:val="000000" w:themeColor="text1"/>
          <w:sz w:val="20"/>
          <w:szCs w:val="20"/>
          <w:lang w:eastAsia="ko-KR"/>
        </w:rPr>
        <w:tab/>
      </w:r>
      <w:r w:rsidR="002234CC" w:rsidRPr="00720FE0">
        <w:rPr>
          <w:rFonts w:ascii="Times New Roman" w:hAnsi="Times New Roman" w:cs="Times New Roman"/>
          <w:i/>
          <w:color w:val="000000" w:themeColor="text1"/>
          <w:sz w:val="20"/>
          <w:szCs w:val="20"/>
          <w:lang w:eastAsia="ko-KR"/>
        </w:rPr>
        <w:t>Indefinite term</w:t>
      </w:r>
      <w:r w:rsidR="0034273F" w:rsidRPr="00720FE0">
        <w:rPr>
          <w:rFonts w:ascii="Times New Roman" w:hAnsi="Times New Roman" w:cs="Times New Roman"/>
          <w:i/>
          <w:color w:val="000000" w:themeColor="text1"/>
          <w:sz w:val="20"/>
          <w:szCs w:val="20"/>
          <w:lang w:eastAsia="ko-KR"/>
        </w:rPr>
        <w:t>: from</w:t>
      </w:r>
      <w:r w:rsidR="00A70688">
        <w:rPr>
          <w:rFonts w:ascii="Times New Roman" w:hAnsi="Times New Roman" w:cs="Times New Roman"/>
          <w:i/>
          <w:color w:val="000000" w:themeColor="text1"/>
          <w:sz w:val="20"/>
          <w:szCs w:val="20"/>
          <w:lang w:eastAsia="ko-KR"/>
        </w:rPr>
        <w:t xml:space="preserve"> </w:t>
      </w:r>
      <w:r w:rsidR="00A70688" w:rsidRPr="00A70688">
        <w:rPr>
          <w:rFonts w:ascii="Times New Roman" w:hAnsi="Times New Roman" w:cs="Times New Roman"/>
          <w:i/>
          <w:color w:val="FF0000"/>
          <w:sz w:val="20"/>
          <w:szCs w:val="20"/>
          <w:lang w:eastAsia="ko-KR"/>
        </w:rPr>
        <w:t>{{$o.BEGIN_CONTRACT_I}}</w:t>
      </w:r>
    </w:p>
    <w:p w14:paraId="7FB938E0" w14:textId="77777777" w:rsidR="002234CC" w:rsidRPr="005431BE" w:rsidRDefault="002234CC" w:rsidP="002234CC">
      <w:pPr>
        <w:pStyle w:val="ListParagraph"/>
        <w:keepNext/>
        <w:keepLines/>
        <w:widowControl w:val="0"/>
        <w:spacing w:after="0" w:line="280" w:lineRule="exact"/>
        <w:ind w:left="540" w:hanging="540"/>
        <w:rPr>
          <w:rFonts w:ascii="Times New Roman" w:eastAsia="Times New Roman" w:hAnsi="Times New Roman" w:cs="Times New Roman"/>
          <w:color w:val="000000" w:themeColor="text1"/>
          <w:sz w:val="26"/>
          <w:szCs w:val="26"/>
          <w:lang w:eastAsia="ko-KR"/>
        </w:rPr>
      </w:pPr>
    </w:p>
    <w:p w14:paraId="7B7B0679" w14:textId="77777777" w:rsidR="002234CC" w:rsidRPr="005431BE" w:rsidRDefault="002234CC" w:rsidP="002234CC">
      <w:pPr>
        <w:pStyle w:val="ListParagraph"/>
        <w:keepNext/>
        <w:keepLines/>
        <w:widowControl w:val="0"/>
        <w:numPr>
          <w:ilvl w:val="0"/>
          <w:numId w:val="2"/>
        </w:numPr>
        <w:spacing w:after="0" w:line="280" w:lineRule="exact"/>
        <w:ind w:left="540" w:hanging="540"/>
        <w:jc w:val="both"/>
        <w:rPr>
          <w:rFonts w:ascii="Times New Roman" w:eastAsia="Times New Roman" w:hAnsi="Times New Roman" w:cs="Times New Roman"/>
          <w:color w:val="000000" w:themeColor="text1"/>
          <w:sz w:val="26"/>
          <w:szCs w:val="26"/>
        </w:rPr>
      </w:pPr>
      <w:r w:rsidRPr="005431BE">
        <w:rPr>
          <w:rFonts w:ascii="Times New Roman" w:eastAsia="Times New Roman" w:hAnsi="Times New Roman" w:cs="Times New Roman"/>
          <w:color w:val="000000" w:themeColor="text1"/>
          <w:sz w:val="26"/>
          <w:szCs w:val="26"/>
        </w:rPr>
        <w:t>Địa điểm làm việc: Trụ sở chính của Công ty</w:t>
      </w:r>
      <w:ins w:id="5" w:author="Author">
        <w:r>
          <w:rPr>
            <w:rFonts w:ascii="Times New Roman" w:eastAsia="Times New Roman" w:hAnsi="Times New Roman" w:cs="Times New Roman"/>
            <w:color w:val="000000" w:themeColor="text1"/>
            <w:sz w:val="26"/>
            <w:szCs w:val="26"/>
          </w:rPr>
          <w:t xml:space="preserve"> và các địa điểm khác nhằm thực hiện công việc được giao theo Hợp đồng này</w:t>
        </w:r>
      </w:ins>
      <w:r w:rsidRPr="005431BE">
        <w:rPr>
          <w:rFonts w:ascii="Times New Roman" w:hAnsi="Times New Roman" w:cs="Times New Roman"/>
          <w:color w:val="000000" w:themeColor="text1"/>
          <w:sz w:val="26"/>
          <w:szCs w:val="26"/>
          <w:lang w:eastAsia="ko-KR"/>
        </w:rPr>
        <w:t>.</w:t>
      </w:r>
    </w:p>
    <w:p w14:paraId="39B4376F" w14:textId="77777777" w:rsidR="002234CC" w:rsidRPr="005431BE" w:rsidRDefault="002234CC" w:rsidP="002234CC">
      <w:pPr>
        <w:pStyle w:val="ListParagraph"/>
        <w:keepNext/>
        <w:keepLines/>
        <w:widowControl w:val="0"/>
        <w:spacing w:after="0" w:line="280" w:lineRule="exact"/>
        <w:ind w:left="540"/>
        <w:jc w:val="both"/>
        <w:rPr>
          <w:rFonts w:ascii="Times New Roman" w:hAnsi="Times New Roman" w:cs="Times New Roman"/>
          <w:i/>
          <w:color w:val="000000" w:themeColor="text1"/>
          <w:sz w:val="20"/>
          <w:lang w:eastAsia="ko-KR"/>
        </w:rPr>
      </w:pPr>
      <w:r w:rsidRPr="005431BE">
        <w:rPr>
          <w:rFonts w:ascii="Times New Roman" w:eastAsia="Times New Roman" w:hAnsi="Times New Roman" w:cs="Times New Roman"/>
          <w:i/>
          <w:iCs/>
          <w:color w:val="000000" w:themeColor="text1"/>
          <w:sz w:val="20"/>
        </w:rPr>
        <w:t xml:space="preserve">Place of work: Head office of the Company </w:t>
      </w:r>
      <w:r w:rsidRPr="005431BE">
        <w:rPr>
          <w:rFonts w:ascii="Times New Roman" w:hAnsi="Times New Roman" w:cs="Times New Roman"/>
          <w:i/>
          <w:iCs/>
          <w:color w:val="000000" w:themeColor="text1"/>
          <w:sz w:val="20"/>
          <w:lang w:eastAsia="ko-KR"/>
        </w:rPr>
        <w:t>and the relevant places related to implement assigned work under this Agreement</w:t>
      </w:r>
      <w:ins w:id="6" w:author="Author">
        <w:r>
          <w:rPr>
            <w:rFonts w:ascii="Times New Roman" w:hAnsi="Times New Roman" w:cs="Times New Roman"/>
            <w:i/>
            <w:iCs/>
            <w:color w:val="000000" w:themeColor="text1"/>
            <w:sz w:val="20"/>
            <w:lang w:eastAsia="ko-KR"/>
          </w:rPr>
          <w:t>.</w:t>
        </w:r>
      </w:ins>
      <w:r w:rsidRPr="005431BE">
        <w:rPr>
          <w:rFonts w:ascii="Times New Roman" w:hAnsi="Times New Roman" w:cs="Times New Roman"/>
          <w:i/>
          <w:iCs/>
          <w:color w:val="000000" w:themeColor="text1"/>
          <w:sz w:val="20"/>
          <w:lang w:eastAsia="ko-KR"/>
        </w:rPr>
        <w:t xml:space="preserve"> </w:t>
      </w:r>
    </w:p>
    <w:p w14:paraId="656024FC" w14:textId="4FE8E564" w:rsidR="002234CC" w:rsidRPr="002E2FD3" w:rsidRDefault="002234CC" w:rsidP="002234CC">
      <w:pPr>
        <w:pStyle w:val="ListParagraph"/>
        <w:keepNext/>
        <w:keepLines/>
        <w:widowControl w:val="0"/>
        <w:numPr>
          <w:ilvl w:val="0"/>
          <w:numId w:val="2"/>
        </w:numPr>
        <w:spacing w:after="0" w:line="280" w:lineRule="exact"/>
        <w:ind w:left="540" w:hanging="540"/>
        <w:jc w:val="both"/>
        <w:rPr>
          <w:rFonts w:ascii="Times New Roman" w:eastAsia="Times New Roman" w:hAnsi="Times New Roman" w:cs="Times New Roman"/>
          <w:i/>
          <w:iCs/>
          <w:sz w:val="26"/>
          <w:szCs w:val="26"/>
        </w:rPr>
      </w:pPr>
      <w:r w:rsidRPr="005431BE">
        <w:rPr>
          <w:rFonts w:ascii="Times New Roman" w:eastAsia="Times New Roman" w:hAnsi="Times New Roman" w:cs="Times New Roman"/>
          <w:color w:val="000000" w:themeColor="text1"/>
          <w:sz w:val="26"/>
          <w:szCs w:val="26"/>
        </w:rPr>
        <w:t>Chức vụ:</w:t>
      </w:r>
      <w:r w:rsidRPr="005431BE">
        <w:rPr>
          <w:rFonts w:ascii="Times New Roman" w:eastAsia="Times New Roman" w:hAnsi="Times New Roman" w:cs="Times New Roman"/>
          <w:bCs/>
          <w:color w:val="000000" w:themeColor="text1"/>
          <w:sz w:val="26"/>
          <w:szCs w:val="26"/>
        </w:rPr>
        <w:t xml:space="preserve"> </w:t>
      </w:r>
      <w:r w:rsidR="00551E29">
        <w:rPr>
          <w:rFonts w:ascii="Times New Roman" w:hAnsi="Times New Roman" w:cs="Times New Roman"/>
          <w:bCs/>
          <w:sz w:val="26"/>
          <w:szCs w:val="26"/>
          <w:lang w:eastAsia="ko-KR"/>
        </w:rPr>
        <w:t>{{$o.POS}}</w:t>
      </w:r>
      <w:r w:rsidRPr="002E2FD3">
        <w:rPr>
          <w:rFonts w:ascii="Times New Roman" w:hAnsi="Times New Roman" w:cs="Times New Roman"/>
          <w:bCs/>
          <w:sz w:val="26"/>
          <w:szCs w:val="26"/>
          <w:lang w:eastAsia="ko-KR"/>
        </w:rPr>
        <w:tab/>
      </w:r>
      <w:r w:rsidRPr="002E2FD3">
        <w:rPr>
          <w:rFonts w:ascii="Times New Roman" w:hAnsi="Times New Roman" w:cs="Times New Roman"/>
          <w:bCs/>
          <w:sz w:val="26"/>
          <w:szCs w:val="26"/>
          <w:lang w:eastAsia="ko-KR"/>
        </w:rPr>
        <w:tab/>
      </w:r>
      <w:r w:rsidRPr="002E2FD3">
        <w:rPr>
          <w:rFonts w:ascii="Times New Roman" w:eastAsia="Times New Roman" w:hAnsi="Times New Roman" w:cs="Times New Roman"/>
          <w:bCs/>
          <w:sz w:val="26"/>
          <w:szCs w:val="26"/>
        </w:rPr>
        <w:tab/>
        <w:t>Bộ phận:</w:t>
      </w:r>
      <w:r w:rsidRPr="002E2FD3">
        <w:rPr>
          <w:rFonts w:ascii="Times New Roman" w:hAnsi="Times New Roman" w:cs="Times New Roman"/>
          <w:bCs/>
          <w:sz w:val="26"/>
          <w:szCs w:val="26"/>
          <w:lang w:eastAsia="ko-KR"/>
        </w:rPr>
        <w:t xml:space="preserve"> </w:t>
      </w:r>
      <w:r w:rsidR="00501B67" w:rsidRPr="00501B67">
        <w:rPr>
          <w:rFonts w:ascii="Times New Roman" w:hAnsi="Times New Roman" w:cs="Times New Roman"/>
          <w:color w:val="FF0000"/>
          <w:sz w:val="26"/>
          <w:szCs w:val="26"/>
          <w:u w:val="single"/>
          <w:lang w:eastAsia="ko-KR"/>
        </w:rPr>
        <w:t>{{$o.DEPT</w:t>
      </w:r>
      <w:r w:rsidR="00D96A39">
        <w:rPr>
          <w:rFonts w:ascii="Times New Roman" w:hAnsi="Times New Roman" w:cs="Times New Roman"/>
          <w:color w:val="FF0000"/>
          <w:sz w:val="26"/>
          <w:szCs w:val="26"/>
          <w:u w:val="single"/>
          <w:lang w:eastAsia="ko-KR"/>
        </w:rPr>
        <w:t>_NM</w:t>
      </w:r>
      <w:r w:rsidR="00501B67" w:rsidRPr="00501B67">
        <w:rPr>
          <w:rFonts w:ascii="Times New Roman" w:hAnsi="Times New Roman" w:cs="Times New Roman"/>
          <w:color w:val="FF0000"/>
          <w:sz w:val="26"/>
          <w:szCs w:val="26"/>
          <w:u w:val="single"/>
          <w:lang w:eastAsia="ko-KR"/>
        </w:rPr>
        <w:t>}}</w:t>
      </w:r>
    </w:p>
    <w:p w14:paraId="3477B236" w14:textId="7454D269" w:rsidR="002234CC" w:rsidRPr="002E2FD3" w:rsidRDefault="002234CC" w:rsidP="002234CC">
      <w:pPr>
        <w:pStyle w:val="ListParagraph"/>
        <w:keepNext/>
        <w:keepLines/>
        <w:widowControl w:val="0"/>
        <w:spacing w:after="0" w:line="280" w:lineRule="exact"/>
        <w:ind w:left="540"/>
        <w:jc w:val="both"/>
        <w:rPr>
          <w:rFonts w:ascii="Times New Roman" w:hAnsi="Times New Roman" w:cs="Times New Roman"/>
          <w:bCs/>
          <w:i/>
          <w:sz w:val="20"/>
          <w:lang w:eastAsia="ko-KR"/>
        </w:rPr>
      </w:pPr>
      <w:r w:rsidRPr="002E2FD3">
        <w:rPr>
          <w:rFonts w:ascii="Times New Roman" w:eastAsia="Times New Roman" w:hAnsi="Times New Roman" w:cs="Times New Roman"/>
          <w:bCs/>
          <w:i/>
          <w:sz w:val="20"/>
        </w:rPr>
        <w:t xml:space="preserve">Title: </w:t>
      </w:r>
      <w:r>
        <w:rPr>
          <w:rFonts w:ascii="Times New Roman" w:hAnsi="Times New Roman" w:cs="Times New Roman"/>
          <w:bCs/>
          <w:i/>
          <w:sz w:val="20"/>
          <w:lang w:eastAsia="ko-KR"/>
        </w:rPr>
        <w:t xml:space="preserve"> </w:t>
      </w:r>
      <w:r w:rsidR="00551E29">
        <w:rPr>
          <w:rFonts w:ascii="Times New Roman" w:hAnsi="Times New Roman" w:cs="Times New Roman"/>
          <w:bCs/>
          <w:i/>
          <w:sz w:val="20"/>
          <w:lang w:eastAsia="ko-KR"/>
        </w:rPr>
        <w:t>{{</w:t>
      </w:r>
      <w:r w:rsidR="00A21976">
        <w:rPr>
          <w:rFonts w:ascii="Times New Roman" w:hAnsi="Times New Roman" w:cs="Times New Roman"/>
          <w:bCs/>
          <w:i/>
          <w:sz w:val="20"/>
          <w:lang w:eastAsia="ko-KR"/>
        </w:rPr>
        <w:t>$</w:t>
      </w:r>
      <w:r w:rsidR="00551E29">
        <w:rPr>
          <w:rFonts w:ascii="Times New Roman" w:hAnsi="Times New Roman" w:cs="Times New Roman"/>
          <w:bCs/>
          <w:i/>
          <w:sz w:val="20"/>
          <w:lang w:eastAsia="ko-KR"/>
        </w:rPr>
        <w:t>o.FPOS}}</w:t>
      </w:r>
      <w:r w:rsidRPr="002E2FD3">
        <w:rPr>
          <w:rFonts w:ascii="Times New Roman" w:hAnsi="Times New Roman" w:cs="Times New Roman"/>
          <w:bCs/>
          <w:i/>
          <w:sz w:val="20"/>
          <w:lang w:eastAsia="ko-KR"/>
        </w:rPr>
        <w:tab/>
        <w:t xml:space="preserve"> </w:t>
      </w:r>
      <w:r w:rsidRPr="002E2FD3">
        <w:rPr>
          <w:rFonts w:ascii="Times New Roman" w:eastAsia="Times New Roman" w:hAnsi="Times New Roman" w:cs="Times New Roman"/>
          <w:bCs/>
          <w:i/>
          <w:sz w:val="20"/>
        </w:rPr>
        <w:tab/>
      </w:r>
      <w:r w:rsidRPr="002E2FD3">
        <w:rPr>
          <w:rFonts w:ascii="Times New Roman" w:eastAsia="Times New Roman" w:hAnsi="Times New Roman" w:cs="Times New Roman"/>
          <w:bCs/>
          <w:i/>
          <w:sz w:val="20"/>
        </w:rPr>
        <w:tab/>
      </w:r>
      <w:r>
        <w:rPr>
          <w:rFonts w:ascii="Times New Roman" w:eastAsia="Times New Roman" w:hAnsi="Times New Roman" w:cs="Times New Roman"/>
          <w:bCs/>
          <w:i/>
          <w:sz w:val="20"/>
        </w:rPr>
        <w:t xml:space="preserve">              </w:t>
      </w:r>
      <w:r w:rsidRPr="002E2FD3">
        <w:rPr>
          <w:rFonts w:ascii="Times New Roman" w:eastAsia="Times New Roman" w:hAnsi="Times New Roman" w:cs="Times New Roman"/>
          <w:bCs/>
          <w:i/>
          <w:sz w:val="20"/>
        </w:rPr>
        <w:t>Department</w:t>
      </w:r>
      <w:r w:rsidRPr="002E2FD3">
        <w:rPr>
          <w:rFonts w:ascii="Times New Roman" w:hAnsi="Times New Roman" w:cs="Times New Roman"/>
          <w:bCs/>
          <w:i/>
          <w:sz w:val="20"/>
          <w:lang w:eastAsia="ko-KR"/>
        </w:rPr>
        <w:t xml:space="preserve">: </w:t>
      </w:r>
      <w:r w:rsidR="00F73565" w:rsidRPr="00F73565">
        <w:rPr>
          <w:rFonts w:ascii="Times New Roman" w:eastAsia="Times New Roman" w:hAnsi="Times New Roman" w:cs="Times New Roman"/>
          <w:bCs/>
          <w:i/>
          <w:sz w:val="20"/>
        </w:rPr>
        <w:t>{{$o.DEPT_FNM}}</w:t>
      </w:r>
    </w:p>
    <w:p w14:paraId="0D343696" w14:textId="271EC1A1"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lang w:eastAsia="ko-KR"/>
        </w:rPr>
      </w:pPr>
    </w:p>
    <w:p w14:paraId="5DABB5AE" w14:textId="77777777" w:rsidR="002234CC" w:rsidRPr="005431BE" w:rsidRDefault="002234CC" w:rsidP="002234CC">
      <w:pPr>
        <w:keepNext/>
        <w:keepLines/>
        <w:widowControl w:val="0"/>
        <w:tabs>
          <w:tab w:val="left" w:pos="1260"/>
        </w:tabs>
        <w:spacing w:after="0" w:line="280" w:lineRule="exact"/>
        <w:jc w:val="both"/>
        <w:rPr>
          <w:rFonts w:ascii="Times New Roman" w:eastAsia="Times New Roman" w:hAnsi="Times New Roman" w:cs="Times New Roman"/>
          <w:b/>
          <w:bCs/>
          <w:color w:val="000000" w:themeColor="text1"/>
          <w:sz w:val="26"/>
          <w:szCs w:val="26"/>
        </w:rPr>
      </w:pPr>
      <w:r w:rsidRPr="005431BE">
        <w:rPr>
          <w:rFonts w:ascii="Times New Roman" w:eastAsia="Times New Roman" w:hAnsi="Times New Roman" w:cs="Times New Roman"/>
          <w:b/>
          <w:bCs/>
          <w:color w:val="000000" w:themeColor="text1"/>
          <w:sz w:val="26"/>
          <w:szCs w:val="26"/>
        </w:rPr>
        <w:t>Điều 2:</w:t>
      </w:r>
      <w:r w:rsidRPr="005431BE">
        <w:rPr>
          <w:rFonts w:ascii="Times New Roman" w:eastAsia="Times New Roman" w:hAnsi="Times New Roman" w:cs="Times New Roman"/>
          <w:b/>
          <w:bCs/>
          <w:color w:val="000000" w:themeColor="text1"/>
          <w:sz w:val="26"/>
          <w:szCs w:val="26"/>
        </w:rPr>
        <w:tab/>
        <w:t>Thời gian làm việc</w:t>
      </w:r>
    </w:p>
    <w:p w14:paraId="1F65BB77" w14:textId="77777777" w:rsidR="002234CC" w:rsidRPr="005431BE" w:rsidRDefault="002234CC" w:rsidP="002234CC">
      <w:pPr>
        <w:keepNext/>
        <w:keepLines/>
        <w:widowControl w:val="0"/>
        <w:tabs>
          <w:tab w:val="left" w:pos="1260"/>
        </w:tabs>
        <w:spacing w:after="0" w:line="280" w:lineRule="exact"/>
        <w:jc w:val="both"/>
        <w:rPr>
          <w:rFonts w:ascii="Times New Roman" w:hAnsi="Times New Roman" w:cs="Times New Roman"/>
          <w:b/>
          <w:bCs/>
          <w:i/>
          <w:color w:val="000000" w:themeColor="text1"/>
          <w:sz w:val="20"/>
          <w:lang w:eastAsia="ko-KR"/>
        </w:rPr>
      </w:pPr>
      <w:r w:rsidRPr="005431BE">
        <w:rPr>
          <w:rFonts w:ascii="Times New Roman" w:hAnsi="Times New Roman" w:cs="Times New Roman"/>
          <w:b/>
          <w:i/>
          <w:color w:val="000000" w:themeColor="text1"/>
          <w:sz w:val="20"/>
        </w:rPr>
        <w:t>Article 2:</w:t>
      </w:r>
      <w:r w:rsidRPr="005431BE">
        <w:rPr>
          <w:rFonts w:ascii="Times New Roman" w:hAnsi="Times New Roman" w:cs="Times New Roman"/>
          <w:b/>
          <w:i/>
          <w:color w:val="000000" w:themeColor="text1"/>
          <w:sz w:val="20"/>
        </w:rPr>
        <w:tab/>
      </w:r>
      <w:r w:rsidRPr="005431BE">
        <w:rPr>
          <w:rFonts w:ascii="Times New Roman" w:eastAsia="Times New Roman" w:hAnsi="Times New Roman" w:cs="Times New Roman"/>
          <w:b/>
          <w:bCs/>
          <w:i/>
          <w:color w:val="000000" w:themeColor="text1"/>
          <w:sz w:val="20"/>
        </w:rPr>
        <w:t>Working hour</w:t>
      </w:r>
    </w:p>
    <w:p w14:paraId="61F70C9C" w14:textId="1B113738" w:rsidR="002234CC" w:rsidRDefault="002234CC" w:rsidP="002234CC">
      <w:pPr>
        <w:keepNext/>
        <w:keepLines/>
        <w:widowControl w:val="0"/>
        <w:suppressLineNumbers/>
        <w:tabs>
          <w:tab w:val="left" w:pos="2880"/>
        </w:tabs>
        <w:spacing w:after="0" w:line="280" w:lineRule="exact"/>
        <w:contextualSpacing/>
        <w:rPr>
          <w:rFonts w:ascii="Times New Roman" w:hAnsi="Times New Roman" w:cs="Times New Roman"/>
          <w:color w:val="FF0000"/>
          <w:sz w:val="26"/>
          <w:szCs w:val="26"/>
          <w:lang w:eastAsia="ko-KR"/>
        </w:rPr>
      </w:pPr>
    </w:p>
    <w:p w14:paraId="15FC6A52" w14:textId="77777777" w:rsidR="000E56C8" w:rsidRPr="008179E6" w:rsidRDefault="000E56C8" w:rsidP="000E56C8">
      <w:pPr>
        <w:pStyle w:val="ListParagraph"/>
        <w:keepNext/>
        <w:keepLines/>
        <w:widowControl w:val="0"/>
        <w:numPr>
          <w:ilvl w:val="0"/>
          <w:numId w:val="3"/>
        </w:numPr>
        <w:tabs>
          <w:tab w:val="left" w:pos="275"/>
        </w:tabs>
        <w:spacing w:line="280" w:lineRule="exact"/>
        <w:jc w:val="both"/>
        <w:rPr>
          <w:rFonts w:ascii="Times New Roman" w:hAnsi="Times New Roman" w:cs="Times New Roman"/>
          <w:color w:val="000000" w:themeColor="text1"/>
          <w:sz w:val="26"/>
          <w:szCs w:val="26"/>
          <w:lang w:eastAsia="ko-KR"/>
        </w:rPr>
      </w:pPr>
      <w:r w:rsidRPr="008179E6">
        <w:rPr>
          <w:rFonts w:ascii="Times New Roman" w:eastAsia="Times New Roman" w:hAnsi="Times New Roman" w:cs="Times New Roman"/>
          <w:color w:val="000000" w:themeColor="text1"/>
          <w:sz w:val="26"/>
          <w:szCs w:val="26"/>
        </w:rPr>
        <w:t xml:space="preserve">Thời </w:t>
      </w:r>
      <w:r w:rsidRPr="008179E6">
        <w:rPr>
          <w:rFonts w:ascii="Times New Roman" w:hAnsi="Times New Roman" w:cs="Times New Roman"/>
          <w:color w:val="000000" w:themeColor="text1"/>
          <w:sz w:val="26"/>
          <w:szCs w:val="26"/>
        </w:rPr>
        <w:t>gian</w:t>
      </w:r>
      <w:r w:rsidRPr="008179E6">
        <w:rPr>
          <w:rFonts w:ascii="Times New Roman" w:eastAsia="Times New Roman" w:hAnsi="Times New Roman" w:cs="Times New Roman"/>
          <w:color w:val="000000" w:themeColor="text1"/>
          <w:sz w:val="26"/>
          <w:szCs w:val="26"/>
        </w:rPr>
        <w:t xml:space="preserve"> làm việc:</w:t>
      </w:r>
      <w:r w:rsidRPr="008179E6">
        <w:rPr>
          <w:rFonts w:ascii="Times New Roman" w:hAnsi="Times New Roman" w:cs="Times New Roman" w:hint="eastAsia"/>
          <w:color w:val="000000" w:themeColor="text1"/>
          <w:sz w:val="26"/>
          <w:szCs w:val="26"/>
          <w:lang w:eastAsia="ko-KR"/>
        </w:rPr>
        <w:t xml:space="preserve"> </w:t>
      </w:r>
      <w:r w:rsidRPr="001A0874">
        <w:rPr>
          <w:rFonts w:ascii="Times New Roman" w:eastAsia="Times New Roman" w:hAnsi="Times New Roman" w:cs="Times New Roman"/>
          <w:bCs/>
          <w:color w:val="000000" w:themeColor="text1"/>
          <w:sz w:val="26"/>
          <w:szCs w:val="26"/>
        </w:rPr>
        <w:t>4</w:t>
      </w:r>
      <w:r w:rsidRPr="001A0874">
        <w:rPr>
          <w:rFonts w:ascii="Times New Roman" w:hAnsi="Times New Roman" w:cs="Times New Roman"/>
          <w:bCs/>
          <w:color w:val="000000" w:themeColor="text1"/>
          <w:sz w:val="26"/>
          <w:szCs w:val="26"/>
          <w:lang w:eastAsia="ko-KR"/>
        </w:rPr>
        <w:t>4</w:t>
      </w:r>
      <w:r w:rsidRPr="008179E6">
        <w:rPr>
          <w:rFonts w:ascii="Times New Roman" w:eastAsia="Times New Roman" w:hAnsi="Times New Roman" w:cs="Times New Roman"/>
          <w:bCs/>
          <w:color w:val="000000" w:themeColor="text1"/>
          <w:sz w:val="26"/>
          <w:szCs w:val="26"/>
        </w:rPr>
        <w:t xml:space="preserve"> giờ/tuần </w:t>
      </w:r>
      <w:del w:id="7" w:author="Author">
        <w:r w:rsidRPr="008179E6" w:rsidDel="00A717C0">
          <w:rPr>
            <w:rFonts w:ascii="Times New Roman" w:eastAsia="Times New Roman" w:hAnsi="Times New Roman" w:cs="Times New Roman"/>
            <w:bCs/>
            <w:color w:val="000000" w:themeColor="text1"/>
            <w:sz w:val="26"/>
            <w:szCs w:val="26"/>
          </w:rPr>
          <w:delText xml:space="preserve"> </w:delText>
        </w:r>
      </w:del>
      <w:r w:rsidRPr="008179E6">
        <w:rPr>
          <w:rFonts w:ascii="Times New Roman" w:eastAsia="Times New Roman" w:hAnsi="Times New Roman" w:cs="Times New Roman"/>
          <w:bCs/>
          <w:color w:val="000000" w:themeColor="text1"/>
          <w:sz w:val="26"/>
          <w:szCs w:val="26"/>
        </w:rPr>
        <w:t>từ thứ 2 đến thứ 7</w:t>
      </w:r>
      <w:r w:rsidRPr="008179E6">
        <w:rPr>
          <w:rFonts w:ascii="Times New Roman" w:eastAsia="Times New Roman" w:hAnsi="Times New Roman" w:cs="Times New Roman"/>
          <w:color w:val="000000" w:themeColor="text1"/>
          <w:sz w:val="26"/>
          <w:szCs w:val="26"/>
        </w:rPr>
        <w:t xml:space="preserve"> </w:t>
      </w:r>
    </w:p>
    <w:p w14:paraId="0F878E8E" w14:textId="77777777" w:rsidR="000E56C8" w:rsidRPr="008179E6" w:rsidRDefault="000E56C8" w:rsidP="000E56C8">
      <w:pPr>
        <w:pStyle w:val="ListParagraph"/>
        <w:keepNext/>
        <w:keepLines/>
        <w:widowControl w:val="0"/>
        <w:tabs>
          <w:tab w:val="left" w:pos="275"/>
        </w:tabs>
        <w:spacing w:line="280" w:lineRule="exact"/>
        <w:ind w:left="800"/>
        <w:jc w:val="both"/>
        <w:rPr>
          <w:rFonts w:ascii="Times New Roman" w:hAnsi="Times New Roman" w:cs="Times New Roman"/>
          <w:i/>
          <w:color w:val="000000" w:themeColor="text1"/>
          <w:sz w:val="20"/>
        </w:rPr>
      </w:pPr>
      <w:r w:rsidRPr="008179E6">
        <w:rPr>
          <w:rFonts w:ascii="Times New Roman" w:hAnsi="Times New Roman" w:cs="Times New Roman"/>
          <w:i/>
          <w:color w:val="000000" w:themeColor="text1"/>
          <w:sz w:val="20"/>
        </w:rPr>
        <w:t xml:space="preserve">Working time: </w:t>
      </w:r>
      <w:r w:rsidRPr="008179E6">
        <w:rPr>
          <w:rFonts w:ascii="Times New Roman" w:hAnsi="Times New Roman" w:cs="Times New Roman"/>
          <w:i/>
          <w:color w:val="000000" w:themeColor="text1"/>
          <w:sz w:val="20"/>
          <w:lang w:eastAsia="ko-KR"/>
        </w:rPr>
        <w:t>4</w:t>
      </w:r>
      <w:r w:rsidRPr="008179E6">
        <w:rPr>
          <w:rFonts w:ascii="Times New Roman" w:hAnsi="Times New Roman" w:cs="Times New Roman" w:hint="eastAsia"/>
          <w:i/>
          <w:color w:val="000000" w:themeColor="text1"/>
          <w:sz w:val="20"/>
          <w:lang w:eastAsia="ko-KR"/>
        </w:rPr>
        <w:t>4</w:t>
      </w:r>
      <w:r w:rsidRPr="008179E6">
        <w:rPr>
          <w:rFonts w:ascii="Times New Roman" w:hAnsi="Times New Roman" w:cs="Times New Roman"/>
          <w:i/>
          <w:color w:val="000000" w:themeColor="text1"/>
          <w:sz w:val="20"/>
        </w:rPr>
        <w:t xml:space="preserve"> hours per week f</w:t>
      </w:r>
      <w:r w:rsidRPr="008179E6">
        <w:rPr>
          <w:rFonts w:ascii="Times New Roman" w:hAnsi="Times New Roman" w:cs="Times New Roman"/>
          <w:i/>
          <w:color w:val="000000" w:themeColor="text1"/>
          <w:sz w:val="20"/>
          <w:lang w:eastAsia="ko-KR"/>
        </w:rPr>
        <w:t>ro</w:t>
      </w:r>
      <w:r w:rsidRPr="008179E6">
        <w:rPr>
          <w:rFonts w:ascii="Times New Roman" w:hAnsi="Times New Roman" w:cs="Times New Roman"/>
          <w:i/>
          <w:color w:val="000000" w:themeColor="text1"/>
          <w:sz w:val="20"/>
        </w:rPr>
        <w:t xml:space="preserve">m Monday to </w:t>
      </w:r>
      <w:r w:rsidRPr="008179E6">
        <w:rPr>
          <w:rFonts w:ascii="Times New Roman" w:hAnsi="Times New Roman" w:cs="Times New Roman" w:hint="eastAsia"/>
          <w:i/>
          <w:color w:val="000000" w:themeColor="text1"/>
          <w:sz w:val="20"/>
          <w:lang w:eastAsia="ko-KR"/>
        </w:rPr>
        <w:t>Saturday</w:t>
      </w:r>
      <w:r w:rsidRPr="008179E6">
        <w:rPr>
          <w:rFonts w:ascii="Times New Roman" w:hAnsi="Times New Roman" w:cs="Times New Roman"/>
          <w:i/>
          <w:color w:val="000000" w:themeColor="text1"/>
          <w:sz w:val="20"/>
        </w:rPr>
        <w:t xml:space="preserve"> </w:t>
      </w:r>
    </w:p>
    <w:p w14:paraId="5E748AFE" w14:textId="77777777" w:rsidR="000E56C8" w:rsidRPr="008179E6" w:rsidRDefault="000E56C8" w:rsidP="000E56C8">
      <w:pPr>
        <w:pStyle w:val="ListParagraph"/>
        <w:keepNext/>
        <w:keepLines/>
        <w:widowControl w:val="0"/>
        <w:numPr>
          <w:ilvl w:val="1"/>
          <w:numId w:val="2"/>
        </w:numPr>
        <w:tabs>
          <w:tab w:val="left" w:pos="275"/>
        </w:tabs>
        <w:spacing w:line="280" w:lineRule="exact"/>
        <w:jc w:val="both"/>
        <w:rPr>
          <w:rFonts w:ascii="Times New Roman" w:hAnsi="Times New Roman" w:cs="Times New Roman"/>
          <w:color w:val="000000" w:themeColor="text1"/>
          <w:sz w:val="26"/>
          <w:szCs w:val="26"/>
          <w:lang w:eastAsia="ko-KR"/>
        </w:rPr>
      </w:pPr>
      <w:r w:rsidRPr="008179E6">
        <w:rPr>
          <w:rFonts w:ascii="Times New Roman" w:hAnsi="Times New Roman" w:cs="Times New Roman"/>
          <w:color w:val="000000" w:themeColor="text1"/>
          <w:sz w:val="26"/>
          <w:szCs w:val="26"/>
          <w:lang w:eastAsia="ko-KR"/>
        </w:rPr>
        <w:t>Từ thứ 2 đến thứ 6: sáng từ 8:00 AM đến 12:00 PM, và chiều từ 13:00 PM đến 05:00 PM</w:t>
      </w:r>
    </w:p>
    <w:p w14:paraId="38050EF6" w14:textId="77777777" w:rsidR="000E56C8" w:rsidRPr="008179E6" w:rsidRDefault="000E56C8" w:rsidP="000E56C8">
      <w:pPr>
        <w:pStyle w:val="ListParagraph"/>
        <w:keepNext/>
        <w:keepLines/>
        <w:widowControl w:val="0"/>
        <w:tabs>
          <w:tab w:val="left" w:pos="275"/>
        </w:tabs>
        <w:spacing w:line="280" w:lineRule="exact"/>
        <w:ind w:left="1440"/>
        <w:jc w:val="both"/>
        <w:rPr>
          <w:rFonts w:ascii="Times New Roman" w:hAnsi="Times New Roman" w:cs="Times New Roman"/>
          <w:i/>
          <w:color w:val="000000" w:themeColor="text1"/>
          <w:sz w:val="20"/>
          <w:lang w:eastAsia="ko-KR"/>
        </w:rPr>
      </w:pPr>
      <w:r w:rsidRPr="008179E6">
        <w:rPr>
          <w:rFonts w:ascii="Times New Roman" w:hAnsi="Times New Roman" w:cs="Times New Roman"/>
          <w:i/>
          <w:color w:val="000000" w:themeColor="text1"/>
          <w:sz w:val="20"/>
          <w:lang w:eastAsia="ko-KR"/>
        </w:rPr>
        <w:t>F</w:t>
      </w:r>
      <w:r w:rsidRPr="008179E6">
        <w:rPr>
          <w:rFonts w:ascii="Times New Roman" w:hAnsi="Times New Roman" w:cs="Times New Roman" w:hint="eastAsia"/>
          <w:i/>
          <w:color w:val="000000" w:themeColor="text1"/>
          <w:sz w:val="20"/>
          <w:lang w:eastAsia="ko-KR"/>
        </w:rPr>
        <w:t xml:space="preserve">rom Monday to Friday: </w:t>
      </w:r>
      <w:r w:rsidRPr="008179E6">
        <w:rPr>
          <w:rFonts w:ascii="Times New Roman" w:hAnsi="Times New Roman" w:cs="Times New Roman"/>
          <w:i/>
          <w:color w:val="000000" w:themeColor="text1"/>
          <w:sz w:val="20"/>
        </w:rPr>
        <w:t>from 8:</w:t>
      </w:r>
      <w:r w:rsidRPr="008179E6">
        <w:rPr>
          <w:rFonts w:ascii="Times New Roman" w:hAnsi="Times New Roman" w:cs="Times New Roman"/>
          <w:i/>
          <w:color w:val="000000" w:themeColor="text1"/>
          <w:sz w:val="20"/>
          <w:lang w:eastAsia="ko-KR"/>
        </w:rPr>
        <w:t>0</w:t>
      </w:r>
      <w:r w:rsidRPr="008179E6">
        <w:rPr>
          <w:rFonts w:ascii="Times New Roman" w:hAnsi="Times New Roman" w:cs="Times New Roman"/>
          <w:i/>
          <w:color w:val="000000" w:themeColor="text1"/>
          <w:sz w:val="20"/>
        </w:rPr>
        <w:t xml:space="preserve">0 AM to 12:00 </w:t>
      </w:r>
      <w:r w:rsidRPr="008179E6">
        <w:rPr>
          <w:rFonts w:ascii="Times New Roman" w:hAnsi="Times New Roman" w:cs="Times New Roman"/>
          <w:i/>
          <w:color w:val="000000" w:themeColor="text1"/>
          <w:sz w:val="20"/>
          <w:lang w:eastAsia="ko-KR"/>
        </w:rPr>
        <w:t>PM</w:t>
      </w:r>
      <w:r w:rsidRPr="008179E6">
        <w:rPr>
          <w:rFonts w:ascii="Times New Roman" w:hAnsi="Times New Roman" w:cs="Times New Roman"/>
          <w:i/>
          <w:color w:val="000000" w:themeColor="text1"/>
          <w:sz w:val="20"/>
        </w:rPr>
        <w:t>, and from 13:</w:t>
      </w:r>
      <w:r w:rsidRPr="008179E6">
        <w:rPr>
          <w:rFonts w:ascii="Times New Roman" w:hAnsi="Times New Roman" w:cs="Times New Roman"/>
          <w:i/>
          <w:color w:val="000000" w:themeColor="text1"/>
          <w:sz w:val="20"/>
          <w:lang w:eastAsia="ko-KR"/>
        </w:rPr>
        <w:t>00</w:t>
      </w:r>
      <w:r w:rsidRPr="008179E6">
        <w:rPr>
          <w:rFonts w:ascii="Times New Roman" w:hAnsi="Times New Roman" w:cs="Times New Roman"/>
          <w:i/>
          <w:color w:val="000000" w:themeColor="text1"/>
          <w:sz w:val="20"/>
        </w:rPr>
        <w:t xml:space="preserve"> PM to 0</w:t>
      </w:r>
      <w:r w:rsidRPr="008179E6">
        <w:rPr>
          <w:rFonts w:ascii="Times New Roman" w:hAnsi="Times New Roman" w:cs="Times New Roman"/>
          <w:i/>
          <w:color w:val="000000" w:themeColor="text1"/>
          <w:sz w:val="20"/>
          <w:lang w:eastAsia="ko-KR"/>
        </w:rPr>
        <w:t>5</w:t>
      </w:r>
      <w:r w:rsidRPr="008179E6">
        <w:rPr>
          <w:rFonts w:ascii="Times New Roman" w:hAnsi="Times New Roman" w:cs="Times New Roman"/>
          <w:i/>
          <w:color w:val="000000" w:themeColor="text1"/>
          <w:sz w:val="20"/>
        </w:rPr>
        <w:t>:</w:t>
      </w:r>
      <w:r w:rsidRPr="008179E6">
        <w:rPr>
          <w:rFonts w:ascii="Times New Roman" w:hAnsi="Times New Roman" w:cs="Times New Roman"/>
          <w:i/>
          <w:color w:val="000000" w:themeColor="text1"/>
          <w:sz w:val="20"/>
          <w:lang w:eastAsia="ko-KR"/>
        </w:rPr>
        <w:t>00</w:t>
      </w:r>
      <w:r w:rsidRPr="008179E6">
        <w:rPr>
          <w:rFonts w:ascii="Times New Roman" w:hAnsi="Times New Roman" w:cs="Times New Roman"/>
          <w:i/>
          <w:color w:val="000000" w:themeColor="text1"/>
          <w:sz w:val="20"/>
        </w:rPr>
        <w:t xml:space="preserve"> PM</w:t>
      </w:r>
    </w:p>
    <w:p w14:paraId="351BC14B" w14:textId="77777777" w:rsidR="000E56C8" w:rsidRPr="001A0874" w:rsidRDefault="000E56C8" w:rsidP="000E56C8">
      <w:pPr>
        <w:pStyle w:val="ListParagraph"/>
        <w:keepNext/>
        <w:keepLines/>
        <w:widowControl w:val="0"/>
        <w:numPr>
          <w:ilvl w:val="1"/>
          <w:numId w:val="2"/>
        </w:numPr>
        <w:tabs>
          <w:tab w:val="left" w:pos="275"/>
        </w:tabs>
        <w:spacing w:line="280" w:lineRule="exact"/>
        <w:jc w:val="both"/>
        <w:rPr>
          <w:rFonts w:ascii="Times New Roman" w:hAnsi="Times New Roman" w:cs="Times New Roman"/>
          <w:color w:val="000000" w:themeColor="text1"/>
          <w:sz w:val="26"/>
          <w:szCs w:val="26"/>
          <w:lang w:eastAsia="ko-KR"/>
        </w:rPr>
      </w:pPr>
      <w:r w:rsidRPr="001A0874">
        <w:rPr>
          <w:rFonts w:ascii="Times New Roman" w:hAnsi="Times New Roman" w:cs="Times New Roman"/>
          <w:color w:val="000000" w:themeColor="text1"/>
          <w:sz w:val="26"/>
          <w:szCs w:val="26"/>
          <w:lang w:eastAsia="ko-KR"/>
        </w:rPr>
        <w:t>Thứ 7: sáng từ 8:00 AM đến 12:00 PM</w:t>
      </w:r>
    </w:p>
    <w:p w14:paraId="04D3307E" w14:textId="77777777" w:rsidR="000E56C8" w:rsidRPr="001A0874" w:rsidRDefault="000E56C8" w:rsidP="000E56C8">
      <w:pPr>
        <w:pStyle w:val="ListParagraph"/>
        <w:keepNext/>
        <w:keepLines/>
        <w:widowControl w:val="0"/>
        <w:tabs>
          <w:tab w:val="left" w:pos="275"/>
        </w:tabs>
        <w:spacing w:line="280" w:lineRule="exact"/>
        <w:ind w:left="1440"/>
        <w:jc w:val="both"/>
        <w:rPr>
          <w:rFonts w:ascii="Times New Roman" w:hAnsi="Times New Roman" w:cs="Times New Roman"/>
          <w:i/>
          <w:color w:val="000000" w:themeColor="text1"/>
          <w:sz w:val="20"/>
          <w:lang w:eastAsia="ko-KR"/>
        </w:rPr>
      </w:pPr>
      <w:r w:rsidRPr="001A0874">
        <w:rPr>
          <w:rFonts w:ascii="Times New Roman" w:hAnsi="Times New Roman" w:cs="Times New Roman"/>
          <w:i/>
          <w:color w:val="000000" w:themeColor="text1"/>
          <w:sz w:val="20"/>
          <w:lang w:eastAsia="ko-KR"/>
        </w:rPr>
        <w:t>Saturday: from 8:00 AM to 12:00 PM</w:t>
      </w:r>
    </w:p>
    <w:p w14:paraId="7736B0FB" w14:textId="77777777" w:rsidR="000E56C8" w:rsidRPr="008179E6" w:rsidRDefault="000E56C8" w:rsidP="000E56C8">
      <w:pPr>
        <w:pStyle w:val="ListParagraph"/>
        <w:keepNext/>
        <w:keepLines/>
        <w:widowControl w:val="0"/>
        <w:numPr>
          <w:ilvl w:val="0"/>
          <w:numId w:val="3"/>
        </w:numPr>
        <w:tabs>
          <w:tab w:val="left" w:pos="540"/>
        </w:tabs>
        <w:spacing w:line="280" w:lineRule="exact"/>
        <w:jc w:val="both"/>
        <w:rPr>
          <w:rFonts w:ascii="Times New Roman" w:hAnsi="Times New Roman" w:cs="Times New Roman"/>
          <w:color w:val="000000" w:themeColor="text1"/>
          <w:sz w:val="26"/>
          <w:szCs w:val="26"/>
        </w:rPr>
      </w:pPr>
      <w:r w:rsidRPr="008179E6">
        <w:rPr>
          <w:rFonts w:ascii="Times New Roman" w:hAnsi="Times New Roman" w:cs="Times New Roman" w:hint="eastAsia"/>
          <w:color w:val="000000" w:themeColor="text1"/>
          <w:sz w:val="26"/>
          <w:szCs w:val="26"/>
          <w:lang w:eastAsia="ko-KR"/>
        </w:rPr>
        <w:t xml:space="preserve">    </w:t>
      </w:r>
      <w:r w:rsidRPr="008179E6">
        <w:rPr>
          <w:rFonts w:ascii="Times New Roman" w:hAnsi="Times New Roman" w:cs="Times New Roman"/>
          <w:color w:val="000000" w:themeColor="text1"/>
          <w:sz w:val="26"/>
          <w:szCs w:val="26"/>
        </w:rPr>
        <w:t>Thời gian lao động có thể thay đổi tùy vào nhu cầu công việc và yêu cầu của Người sử dụng lao động vào từng thời điểm. Khi có sự thay đổi Người sử dụng lao động sẽ báo cho Người lao động biết trước và thực hiện theo quy định pháp luật lao động.</w:t>
      </w:r>
    </w:p>
    <w:p w14:paraId="083080F4" w14:textId="2A17066C" w:rsidR="000E56C8" w:rsidRDefault="000E56C8" w:rsidP="000E56C8">
      <w:pPr>
        <w:keepNext/>
        <w:keepLines/>
        <w:widowControl w:val="0"/>
        <w:tabs>
          <w:tab w:val="left" w:pos="275"/>
        </w:tabs>
        <w:spacing w:line="280" w:lineRule="exact"/>
        <w:ind w:left="810"/>
        <w:rPr>
          <w:rFonts w:ascii="Times New Roman" w:hAnsi="Times New Roman" w:cs="Times New Roman"/>
          <w:color w:val="000000" w:themeColor="text1"/>
          <w:sz w:val="26"/>
          <w:szCs w:val="26"/>
          <w:lang w:eastAsia="ko-KR"/>
        </w:rPr>
      </w:pPr>
      <w:r w:rsidRPr="008179E6">
        <w:rPr>
          <w:rFonts w:ascii="Times New Roman" w:hAnsi="Times New Roman" w:cs="Times New Roman"/>
          <w:i/>
          <w:color w:val="000000" w:themeColor="text1"/>
          <w:sz w:val="20"/>
        </w:rPr>
        <w:t>The working time can be changed upon work demand and Employer’s request from time to time. When there is a change, the Employer shall inform the Employee in advance and carry out in accordance with labor regulations.</w:t>
      </w:r>
    </w:p>
    <w:p w14:paraId="5F79CAE0" w14:textId="77777777" w:rsidR="000E56C8" w:rsidRPr="005431BE" w:rsidRDefault="000E56C8" w:rsidP="000E56C8">
      <w:pPr>
        <w:keepNext/>
        <w:keepLines/>
        <w:widowControl w:val="0"/>
        <w:tabs>
          <w:tab w:val="left" w:pos="540"/>
        </w:tabs>
        <w:spacing w:after="0" w:line="280" w:lineRule="exact"/>
        <w:jc w:val="both"/>
        <w:rPr>
          <w:rFonts w:ascii="Times New Roman" w:hAnsi="Times New Roman" w:cs="Times New Roman"/>
          <w:color w:val="000000" w:themeColor="text1"/>
          <w:sz w:val="24"/>
          <w:szCs w:val="26"/>
          <w:lang w:eastAsia="ko-KR"/>
        </w:rPr>
      </w:pPr>
    </w:p>
    <w:p w14:paraId="5E68D109" w14:textId="4CE39238" w:rsidR="000E56C8" w:rsidRDefault="000E56C8" w:rsidP="000E56C8">
      <w:pPr>
        <w:keepNext/>
        <w:keepLines/>
        <w:widowControl w:val="0"/>
        <w:tabs>
          <w:tab w:val="left" w:pos="1170"/>
        </w:tabs>
        <w:spacing w:after="0" w:line="280" w:lineRule="exact"/>
        <w:rPr>
          <w:rFonts w:ascii="Times New Roman" w:eastAsia="Times New Roman" w:hAnsi="Times New Roman" w:cs="Times New Roman"/>
          <w:b/>
          <w:bCs/>
          <w:i/>
          <w:iCs/>
          <w:color w:val="000000" w:themeColor="text1"/>
          <w:sz w:val="20"/>
        </w:rPr>
      </w:pPr>
      <w:r w:rsidRPr="005431BE">
        <w:rPr>
          <w:rFonts w:ascii="Times New Roman" w:eastAsia="Times New Roman" w:hAnsi="Times New Roman" w:cs="Times New Roman"/>
          <w:b/>
          <w:bCs/>
          <w:color w:val="000000" w:themeColor="text1"/>
          <w:sz w:val="26"/>
          <w:szCs w:val="26"/>
        </w:rPr>
        <w:t xml:space="preserve">Điều 3: </w:t>
      </w:r>
      <w:r w:rsidRPr="005431BE">
        <w:rPr>
          <w:rFonts w:ascii="Times New Roman" w:eastAsia="Times New Roman" w:hAnsi="Times New Roman" w:cs="Times New Roman"/>
          <w:b/>
          <w:bCs/>
          <w:color w:val="000000" w:themeColor="text1"/>
          <w:sz w:val="26"/>
          <w:szCs w:val="26"/>
        </w:rPr>
        <w:tab/>
        <w:t>Quyền lợi và nghĩa vụ của Người lao động</w:t>
      </w:r>
      <w:r w:rsidRPr="005431BE">
        <w:rPr>
          <w:rFonts w:ascii="Times New Roman" w:eastAsia="Times New Roman" w:hAnsi="Times New Roman" w:cs="Times New Roman"/>
          <w:b/>
          <w:bCs/>
          <w:color w:val="000000" w:themeColor="text1"/>
          <w:sz w:val="26"/>
          <w:szCs w:val="26"/>
        </w:rPr>
        <w:br/>
      </w:r>
      <w:r w:rsidRPr="005431BE">
        <w:rPr>
          <w:rFonts w:ascii="Times New Roman" w:eastAsia="Times New Roman" w:hAnsi="Times New Roman" w:cs="Times New Roman"/>
          <w:b/>
          <w:bCs/>
          <w:i/>
          <w:iCs/>
          <w:color w:val="000000" w:themeColor="text1"/>
          <w:sz w:val="20"/>
        </w:rPr>
        <w:t xml:space="preserve">Article 3: </w:t>
      </w:r>
      <w:r w:rsidRPr="005431BE">
        <w:rPr>
          <w:rFonts w:ascii="Times New Roman" w:eastAsia="Times New Roman" w:hAnsi="Times New Roman" w:cs="Times New Roman"/>
          <w:b/>
          <w:bCs/>
          <w:i/>
          <w:iCs/>
          <w:color w:val="000000" w:themeColor="text1"/>
          <w:sz w:val="20"/>
        </w:rPr>
        <w:tab/>
        <w:t>Obligations, rights and benefits of the Employee</w:t>
      </w:r>
    </w:p>
    <w:p w14:paraId="516D567E" w14:textId="77777777" w:rsidR="000E56C8" w:rsidRPr="005431BE" w:rsidRDefault="000E56C8" w:rsidP="000E56C8">
      <w:pPr>
        <w:keepNext/>
        <w:keepLines/>
        <w:widowControl w:val="0"/>
        <w:tabs>
          <w:tab w:val="left" w:pos="1170"/>
        </w:tabs>
        <w:spacing w:after="0" w:line="280" w:lineRule="exact"/>
        <w:rPr>
          <w:rFonts w:ascii="Times New Roman" w:hAnsi="Times New Roman" w:cs="Times New Roman"/>
          <w:b/>
          <w:bCs/>
          <w:i/>
          <w:iCs/>
          <w:color w:val="000000" w:themeColor="text1"/>
          <w:sz w:val="20"/>
          <w:lang w:eastAsia="ko-KR"/>
        </w:rPr>
      </w:pPr>
    </w:p>
    <w:p w14:paraId="6FCA5441" w14:textId="0FA8D6FE" w:rsidR="000E56C8" w:rsidRPr="0037402C" w:rsidRDefault="0037402C" w:rsidP="0037402C">
      <w:pPr>
        <w:keepNext/>
        <w:keepLines/>
        <w:widowControl w:val="0"/>
        <w:spacing w:after="0" w:line="280" w:lineRule="exact"/>
        <w:ind w:left="360"/>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1. </w:t>
      </w:r>
      <w:r w:rsidR="000E56C8" w:rsidRPr="0037402C">
        <w:rPr>
          <w:rFonts w:ascii="Times New Roman" w:eastAsia="Times New Roman" w:hAnsi="Times New Roman" w:cs="Times New Roman"/>
          <w:b/>
          <w:color w:val="000000" w:themeColor="text1"/>
          <w:sz w:val="26"/>
          <w:szCs w:val="26"/>
        </w:rPr>
        <w:t xml:space="preserve"> Quyền lợi của Người lao động</w:t>
      </w:r>
    </w:p>
    <w:p w14:paraId="400F2917" w14:textId="2D08DD3D" w:rsidR="000E56C8" w:rsidRPr="005431BE" w:rsidRDefault="000E56C8" w:rsidP="000E56C8">
      <w:pPr>
        <w:pStyle w:val="ListParagraph"/>
        <w:keepNext/>
        <w:keepLines/>
        <w:widowControl w:val="0"/>
        <w:spacing w:after="0" w:line="280" w:lineRule="exact"/>
        <w:ind w:left="540"/>
        <w:jc w:val="both"/>
        <w:rPr>
          <w:rFonts w:ascii="Times New Roman" w:hAnsi="Times New Roman" w:cs="Times New Roman"/>
          <w:b/>
          <w:i/>
          <w:iCs/>
          <w:color w:val="000000" w:themeColor="text1"/>
          <w:sz w:val="20"/>
          <w:lang w:eastAsia="ko-KR"/>
        </w:rPr>
      </w:pPr>
      <w:r>
        <w:rPr>
          <w:rFonts w:ascii="Times New Roman" w:eastAsia="Times New Roman" w:hAnsi="Times New Roman" w:cs="Times New Roman"/>
          <w:b/>
          <w:i/>
          <w:iCs/>
          <w:color w:val="000000" w:themeColor="text1"/>
          <w:sz w:val="20"/>
        </w:rPr>
        <w:t xml:space="preserve">     </w:t>
      </w:r>
      <w:r w:rsidRPr="005431BE">
        <w:rPr>
          <w:rFonts w:ascii="Times New Roman" w:eastAsia="Times New Roman" w:hAnsi="Times New Roman" w:cs="Times New Roman"/>
          <w:b/>
          <w:i/>
          <w:iCs/>
          <w:color w:val="000000" w:themeColor="text1"/>
          <w:sz w:val="20"/>
        </w:rPr>
        <w:t>Rights and benefits of the Employee</w:t>
      </w:r>
    </w:p>
    <w:p w14:paraId="20A82B5A" w14:textId="77777777" w:rsidR="000E56C8" w:rsidRPr="003F6674" w:rsidRDefault="000E56C8" w:rsidP="003F6674">
      <w:pPr>
        <w:keepNext/>
        <w:keepLines/>
        <w:widowControl w:val="0"/>
        <w:spacing w:after="0" w:line="280" w:lineRule="exact"/>
        <w:jc w:val="both"/>
        <w:rPr>
          <w:rFonts w:ascii="Times New Roman" w:eastAsia="Times New Roman" w:hAnsi="Times New Roman" w:cs="Times New Roman"/>
          <w:b/>
          <w:i/>
          <w:color w:val="000000" w:themeColor="text1"/>
          <w:lang w:eastAsia="ko-KR"/>
        </w:rPr>
      </w:pPr>
    </w:p>
    <w:p w14:paraId="6E93E6EC" w14:textId="77777777" w:rsidR="000E56C8" w:rsidRPr="00006C01" w:rsidRDefault="000E56C8" w:rsidP="000E56C8">
      <w:pPr>
        <w:pStyle w:val="ListParagraph"/>
        <w:keepNext/>
        <w:keepLines/>
        <w:widowControl w:val="0"/>
        <w:numPr>
          <w:ilvl w:val="0"/>
          <w:numId w:val="2"/>
        </w:numPr>
        <w:spacing w:after="0" w:line="280" w:lineRule="exact"/>
        <w:ind w:left="540" w:hanging="540"/>
        <w:jc w:val="both"/>
        <w:rPr>
          <w:rFonts w:ascii="Times New Roman" w:eastAsia="Times New Roman" w:hAnsi="Times New Roman" w:cs="Times New Roman"/>
          <w:color w:val="000000" w:themeColor="text1"/>
          <w:sz w:val="26"/>
          <w:szCs w:val="26"/>
        </w:rPr>
      </w:pPr>
      <w:r w:rsidRPr="005431BE">
        <w:rPr>
          <w:rFonts w:ascii="Times New Roman" w:eastAsia="Times New Roman" w:hAnsi="Times New Roman" w:cs="Times New Roman"/>
          <w:color w:val="000000" w:themeColor="text1"/>
          <w:sz w:val="26"/>
          <w:szCs w:val="26"/>
        </w:rPr>
        <w:t>Phương</w:t>
      </w:r>
      <w:r w:rsidRPr="00006C01">
        <w:rPr>
          <w:rFonts w:ascii="Times New Roman" w:eastAsia="Times New Roman" w:hAnsi="Times New Roman" w:cs="Times New Roman"/>
          <w:color w:val="000000" w:themeColor="text1"/>
          <w:sz w:val="26"/>
          <w:szCs w:val="26"/>
        </w:rPr>
        <w:t xml:space="preserve"> tiện đi lại làm việc: </w:t>
      </w:r>
      <w:r w:rsidRPr="00006C01">
        <w:rPr>
          <w:rFonts w:ascii="Times New Roman" w:eastAsia="Times New Roman" w:hAnsi="Times New Roman" w:cs="Times New Roman"/>
          <w:bCs/>
          <w:color w:val="000000" w:themeColor="text1"/>
          <w:sz w:val="26"/>
          <w:szCs w:val="26"/>
        </w:rPr>
        <w:t>Theo chính sách công ty</w:t>
      </w:r>
    </w:p>
    <w:p w14:paraId="7D3B93EC" w14:textId="451E8B4D" w:rsidR="008F687C" w:rsidRDefault="000E56C8" w:rsidP="008F687C">
      <w:pPr>
        <w:pStyle w:val="ListParagraph"/>
        <w:keepNext/>
        <w:keepLines/>
        <w:widowControl w:val="0"/>
        <w:spacing w:after="0" w:line="280" w:lineRule="exact"/>
        <w:ind w:left="540"/>
        <w:jc w:val="both"/>
        <w:rPr>
          <w:rFonts w:ascii="Times New Roman" w:hAnsi="Times New Roman" w:cs="Times New Roman"/>
          <w:i/>
          <w:color w:val="000000" w:themeColor="text1"/>
          <w:sz w:val="20"/>
        </w:rPr>
      </w:pPr>
      <w:r w:rsidRPr="005431BE">
        <w:rPr>
          <w:rFonts w:ascii="Times New Roman" w:hAnsi="Times New Roman" w:cs="Times New Roman"/>
          <w:i/>
          <w:color w:val="000000" w:themeColor="text1"/>
          <w:sz w:val="20"/>
        </w:rPr>
        <w:t xml:space="preserve">Means of transportation for working: </w:t>
      </w:r>
      <w:r w:rsidRPr="005431BE">
        <w:rPr>
          <w:rFonts w:ascii="Times New Roman" w:eastAsia="Times New Roman" w:hAnsi="Times New Roman" w:cs="Times New Roman"/>
          <w:i/>
          <w:iCs/>
          <w:color w:val="000000" w:themeColor="text1"/>
          <w:sz w:val="20"/>
        </w:rPr>
        <w:t xml:space="preserve">In accordance with </w:t>
      </w:r>
      <w:r w:rsidRPr="005431BE">
        <w:rPr>
          <w:rFonts w:ascii="Times New Roman" w:hAnsi="Times New Roman" w:cs="Times New Roman"/>
          <w:i/>
          <w:color w:val="000000" w:themeColor="text1"/>
          <w:sz w:val="20"/>
        </w:rPr>
        <w:t>the Company's policies</w:t>
      </w:r>
    </w:p>
    <w:p w14:paraId="3FD2D57A" w14:textId="77777777" w:rsidR="00A54989" w:rsidRDefault="00A54989" w:rsidP="008F687C">
      <w:pPr>
        <w:pStyle w:val="ListParagraph"/>
        <w:keepNext/>
        <w:keepLines/>
        <w:widowControl w:val="0"/>
        <w:spacing w:after="0" w:line="280" w:lineRule="exact"/>
        <w:ind w:left="540"/>
        <w:jc w:val="both"/>
        <w:rPr>
          <w:rFonts w:ascii="Times New Roman" w:hAnsi="Times New Roman" w:cs="Times New Roman"/>
          <w:i/>
          <w:color w:val="000000" w:themeColor="text1"/>
          <w:sz w:val="20"/>
        </w:rPr>
      </w:pPr>
    </w:p>
    <w:p w14:paraId="6FA8FD85" w14:textId="2A605182" w:rsidR="000E56C8" w:rsidRDefault="00847C57" w:rsidP="000E56C8">
      <w:pPr>
        <w:pStyle w:val="ListParagraph"/>
        <w:numPr>
          <w:ilvl w:val="0"/>
          <w:numId w:val="6"/>
        </w:numPr>
        <w:tabs>
          <w:tab w:val="left" w:pos="990"/>
        </w:tabs>
        <w:spacing w:line="300" w:lineRule="exact"/>
        <w:jc w:val="both"/>
        <w:rPr>
          <w:rFonts w:ascii="Times New Roman" w:hAnsi="Times New Roman" w:cs="Times New Roman"/>
          <w:sz w:val="26"/>
          <w:szCs w:val="26"/>
          <w:lang w:eastAsia="ko-KR"/>
        </w:rPr>
      </w:pPr>
      <w:r w:rsidRPr="00554B41">
        <w:rPr>
          <w:rFonts w:ascii="Times New Roman" w:hAnsi="Times New Roman" w:cs="Times New Roman"/>
          <w:sz w:val="26"/>
          <w:szCs w:val="26"/>
          <w:lang w:eastAsia="ko-KR"/>
        </w:rPr>
        <w:t>[</w:t>
      </w:r>
      <w:r w:rsidRPr="00DF48AF">
        <w:rPr>
          <w:rFonts w:ascii="Times New Roman" w:hAnsi="Times New Roman" w:cs="Times New Roman"/>
          <w:color w:val="FF0000"/>
          <w:sz w:val="26"/>
          <w:szCs w:val="26"/>
          <w:lang w:eastAsia="ko-KR"/>
        </w:rPr>
        <w:t>{{$</w:t>
      </w:r>
      <w:r w:rsidR="000F3EBF">
        <w:rPr>
          <w:rFonts w:ascii="Times New Roman" w:hAnsi="Times New Roman" w:cs="Times New Roman"/>
          <w:color w:val="FF0000"/>
          <w:sz w:val="26"/>
          <w:szCs w:val="26"/>
          <w:lang w:eastAsia="ko-KR"/>
        </w:rPr>
        <w:t>o</w:t>
      </w:r>
      <w:r w:rsidRPr="00DF48AF">
        <w:rPr>
          <w:rFonts w:ascii="Times New Roman" w:hAnsi="Times New Roman" w:cs="Times New Roman"/>
          <w:color w:val="FF0000"/>
          <w:sz w:val="26"/>
          <w:szCs w:val="26"/>
          <w:lang w:eastAsia="ko-KR"/>
        </w:rPr>
        <w:t>.</w:t>
      </w:r>
      <w:r>
        <w:rPr>
          <w:rFonts w:ascii="Times New Roman" w:hAnsi="Times New Roman" w:cs="Times New Roman"/>
          <w:color w:val="FF0000"/>
          <w:sz w:val="26"/>
          <w:szCs w:val="26"/>
          <w:lang w:eastAsia="ko-KR"/>
        </w:rPr>
        <w:t>Y</w:t>
      </w:r>
      <w:r w:rsidRPr="00DF48AF">
        <w:rPr>
          <w:rFonts w:ascii="Times New Roman" w:hAnsi="Times New Roman" w:cs="Times New Roman"/>
          <w:color w:val="FF0000"/>
          <w:sz w:val="26"/>
          <w:szCs w:val="26"/>
          <w:lang w:eastAsia="ko-KR"/>
        </w:rPr>
        <w:t>SAL}}</w:t>
      </w:r>
      <w:r w:rsidRPr="00554B41">
        <w:rPr>
          <w:rFonts w:ascii="Times New Roman" w:hAnsi="Times New Roman" w:cs="Times New Roman"/>
          <w:sz w:val="26"/>
          <w:szCs w:val="26"/>
          <w:lang w:eastAsia="ko-KR"/>
        </w:rPr>
        <w:t>]</w:t>
      </w:r>
      <w:r>
        <w:rPr>
          <w:rFonts w:ascii="Times New Roman" w:hAnsi="Times New Roman" w:cs="Times New Roman"/>
          <w:color w:val="FF0000"/>
          <w:sz w:val="26"/>
          <w:szCs w:val="26"/>
          <w:lang w:eastAsia="ko-KR"/>
        </w:rPr>
        <w:t xml:space="preserve"> </w:t>
      </w:r>
      <w:r w:rsidR="00AC4579" w:rsidRPr="00AC4579">
        <w:rPr>
          <w:rFonts w:ascii="Times New Roman" w:hAnsi="Times New Roman" w:cs="Times New Roman"/>
          <w:sz w:val="26"/>
          <w:szCs w:val="26"/>
          <w:lang w:eastAsia="ko-KR"/>
        </w:rPr>
        <w:t>{{$o.MKIND}}</w:t>
      </w:r>
      <w:r w:rsidR="000E56C8" w:rsidRPr="002B5463">
        <w:rPr>
          <w:rFonts w:ascii="Times New Roman" w:hAnsi="Times New Roman" w:cs="Times New Roman"/>
          <w:sz w:val="26"/>
          <w:szCs w:val="26"/>
        </w:rPr>
        <w:t xml:space="preserve">/ năm hoặc </w:t>
      </w:r>
      <w:r w:rsidR="000E56C8" w:rsidRPr="00554B41">
        <w:rPr>
          <w:rFonts w:ascii="Times New Roman" w:hAnsi="Times New Roman" w:cs="Times New Roman"/>
          <w:sz w:val="26"/>
          <w:szCs w:val="26"/>
          <w:lang w:eastAsia="ko-KR"/>
        </w:rPr>
        <w:t>[</w:t>
      </w:r>
      <w:r w:rsidR="00DF48AF" w:rsidRPr="00DF48AF">
        <w:rPr>
          <w:rFonts w:ascii="Times New Roman" w:hAnsi="Times New Roman" w:cs="Times New Roman"/>
          <w:color w:val="FF0000"/>
          <w:sz w:val="26"/>
          <w:szCs w:val="26"/>
          <w:lang w:eastAsia="ko-KR"/>
        </w:rPr>
        <w:t>{{$</w:t>
      </w:r>
      <w:r w:rsidR="000F3EBF">
        <w:rPr>
          <w:rFonts w:ascii="Times New Roman" w:hAnsi="Times New Roman" w:cs="Times New Roman"/>
          <w:color w:val="FF0000"/>
          <w:sz w:val="26"/>
          <w:szCs w:val="26"/>
          <w:lang w:eastAsia="ko-KR"/>
        </w:rPr>
        <w:t>o</w:t>
      </w:r>
      <w:r w:rsidR="00DF48AF" w:rsidRPr="00DF48AF">
        <w:rPr>
          <w:rFonts w:ascii="Times New Roman" w:hAnsi="Times New Roman" w:cs="Times New Roman"/>
          <w:color w:val="FF0000"/>
          <w:sz w:val="26"/>
          <w:szCs w:val="26"/>
          <w:lang w:eastAsia="ko-KR"/>
        </w:rPr>
        <w:t>.SAL}}</w:t>
      </w:r>
      <w:r w:rsidR="000E56C8" w:rsidRPr="00554B41">
        <w:rPr>
          <w:rFonts w:ascii="Times New Roman" w:hAnsi="Times New Roman" w:cs="Times New Roman"/>
          <w:sz w:val="26"/>
          <w:szCs w:val="26"/>
          <w:lang w:eastAsia="ko-KR"/>
        </w:rPr>
        <w:t>]</w:t>
      </w:r>
      <w:r w:rsidR="000E56C8" w:rsidRPr="002B5463">
        <w:rPr>
          <w:rFonts w:ascii="Times New Roman" w:hAnsi="Times New Roman" w:cs="Times New Roman"/>
          <w:sz w:val="26"/>
          <w:szCs w:val="26"/>
          <w:lang w:eastAsia="ko-KR"/>
        </w:rPr>
        <w:t xml:space="preserve"> </w:t>
      </w:r>
      <w:r w:rsidR="00AC4579" w:rsidRPr="00AC4579">
        <w:rPr>
          <w:rFonts w:ascii="Times New Roman" w:hAnsi="Times New Roman" w:cs="Times New Roman"/>
          <w:sz w:val="26"/>
          <w:szCs w:val="26"/>
          <w:lang w:eastAsia="ko-KR"/>
        </w:rPr>
        <w:t>{{$o.MKIND}}</w:t>
      </w:r>
      <w:r w:rsidR="000E56C8" w:rsidRPr="002B5463">
        <w:rPr>
          <w:rFonts w:ascii="Times New Roman" w:hAnsi="Times New Roman" w:cs="Times New Roman"/>
          <w:sz w:val="26"/>
          <w:szCs w:val="26"/>
          <w:lang w:eastAsia="ko-KR"/>
        </w:rPr>
        <w:t>/ tháng</w:t>
      </w:r>
    </w:p>
    <w:p w14:paraId="5E56B353" w14:textId="3EEA0D6D" w:rsidR="000E56C8" w:rsidRDefault="000E56C8" w:rsidP="00B8303B">
      <w:pPr>
        <w:pStyle w:val="ListParagraph"/>
        <w:spacing w:line="300" w:lineRule="exact"/>
        <w:ind w:left="1211"/>
        <w:jc w:val="both"/>
        <w:rPr>
          <w:rFonts w:ascii="Times New Roman" w:hAnsi="Times New Roman" w:cs="Times New Roman"/>
          <w:i/>
          <w:sz w:val="20"/>
          <w:szCs w:val="26"/>
          <w:lang w:eastAsia="ko-KR"/>
        </w:rPr>
      </w:pPr>
      <w:r w:rsidRPr="000E56C8">
        <w:rPr>
          <w:rFonts w:ascii="Times New Roman" w:hAnsi="Times New Roman" w:cs="Times New Roman"/>
          <w:sz w:val="20"/>
          <w:szCs w:val="26"/>
          <w:lang w:eastAsia="ko-KR"/>
        </w:rPr>
        <w:tab/>
      </w:r>
      <w:r w:rsidR="00AC4579" w:rsidRPr="00AC4579">
        <w:rPr>
          <w:rFonts w:ascii="Times New Roman" w:hAnsi="Times New Roman" w:cs="Times New Roman"/>
          <w:i/>
          <w:sz w:val="20"/>
          <w:szCs w:val="26"/>
          <w:lang w:eastAsia="ko-KR"/>
        </w:rPr>
        <w:t>{{$o.MKIND}}</w:t>
      </w:r>
      <w:r w:rsidR="00B53451">
        <w:rPr>
          <w:rFonts w:ascii="Times New Roman" w:hAnsi="Times New Roman" w:cs="Times New Roman"/>
          <w:i/>
          <w:sz w:val="20"/>
          <w:szCs w:val="26"/>
          <w:lang w:eastAsia="ko-KR"/>
        </w:rPr>
        <w:t xml:space="preserve"> </w:t>
      </w:r>
      <w:r w:rsidRPr="000E56C8">
        <w:rPr>
          <w:rFonts w:ascii="Times New Roman" w:hAnsi="Times New Roman" w:cs="Times New Roman" w:hint="eastAsia"/>
          <w:i/>
          <w:sz w:val="20"/>
          <w:szCs w:val="26"/>
          <w:lang w:eastAsia="ko-KR"/>
        </w:rPr>
        <w:t xml:space="preserve">[ </w:t>
      </w:r>
      <w:r w:rsidR="000F3EBF">
        <w:rPr>
          <w:rFonts w:ascii="Times New Roman" w:hAnsi="Times New Roman" w:cs="Times New Roman"/>
          <w:i/>
          <w:color w:val="FF0000"/>
          <w:sz w:val="20"/>
          <w:szCs w:val="26"/>
          <w:lang w:eastAsia="ko-KR"/>
        </w:rPr>
        <w:t>{{$o.YSAL}}</w:t>
      </w:r>
      <w:r w:rsidRPr="000E56C8">
        <w:rPr>
          <w:rFonts w:ascii="Times New Roman" w:hAnsi="Times New Roman" w:cs="Times New Roman" w:hint="eastAsia"/>
          <w:i/>
          <w:sz w:val="20"/>
          <w:szCs w:val="26"/>
          <w:lang w:eastAsia="ko-KR"/>
        </w:rPr>
        <w:t>]</w:t>
      </w:r>
      <w:r w:rsidRPr="000E56C8">
        <w:rPr>
          <w:rFonts w:ascii="Times New Roman" w:hAnsi="Times New Roman" w:cs="Times New Roman"/>
          <w:i/>
          <w:sz w:val="20"/>
          <w:szCs w:val="26"/>
          <w:lang w:eastAsia="ko-KR"/>
        </w:rPr>
        <w:t xml:space="preserve"> </w:t>
      </w:r>
      <w:r w:rsidRPr="000E56C8">
        <w:rPr>
          <w:rFonts w:ascii="Times New Roman" w:hAnsi="Times New Roman" w:cs="Times New Roman"/>
          <w:i/>
          <w:sz w:val="20"/>
          <w:szCs w:val="26"/>
        </w:rPr>
        <w:t>/ year</w:t>
      </w:r>
      <w:r w:rsidRPr="000E56C8">
        <w:rPr>
          <w:rFonts w:ascii="Times New Roman" w:hAnsi="Times New Roman" w:cs="Times New Roman"/>
          <w:i/>
          <w:sz w:val="20"/>
          <w:szCs w:val="26"/>
          <w:lang w:eastAsia="ko-KR"/>
        </w:rPr>
        <w:t xml:space="preserve"> or </w:t>
      </w:r>
      <w:r w:rsidR="00AC4579" w:rsidRPr="00AC4579">
        <w:rPr>
          <w:rFonts w:ascii="Times New Roman" w:hAnsi="Times New Roman" w:cs="Times New Roman"/>
          <w:i/>
          <w:sz w:val="20"/>
          <w:szCs w:val="26"/>
          <w:lang w:eastAsia="ko-KR"/>
        </w:rPr>
        <w:t>{{$o.MKIND}}</w:t>
      </w:r>
      <w:r w:rsidR="000A751D">
        <w:rPr>
          <w:rFonts w:ascii="Times New Roman" w:hAnsi="Times New Roman" w:cs="Times New Roman"/>
          <w:i/>
          <w:sz w:val="20"/>
          <w:szCs w:val="26"/>
          <w:lang w:eastAsia="ko-KR"/>
        </w:rPr>
        <w:t xml:space="preserve"> </w:t>
      </w:r>
      <w:r w:rsidRPr="000E56C8">
        <w:rPr>
          <w:rFonts w:ascii="Times New Roman" w:hAnsi="Times New Roman" w:cs="Times New Roman" w:hint="eastAsia"/>
          <w:i/>
          <w:sz w:val="20"/>
          <w:szCs w:val="26"/>
          <w:lang w:eastAsia="ko-KR"/>
        </w:rPr>
        <w:t>[</w:t>
      </w:r>
      <w:r w:rsidR="000F3EBF">
        <w:rPr>
          <w:rFonts w:ascii="Times New Roman" w:hAnsi="Times New Roman" w:cs="Times New Roman"/>
          <w:i/>
          <w:color w:val="FF0000"/>
          <w:sz w:val="20"/>
          <w:szCs w:val="26"/>
          <w:lang w:eastAsia="ko-KR"/>
        </w:rPr>
        <w:t>{{$o.SAL}}</w:t>
      </w:r>
      <w:r w:rsidRPr="000E56C8">
        <w:rPr>
          <w:rFonts w:ascii="Times New Roman" w:hAnsi="Times New Roman" w:cs="Times New Roman" w:hint="eastAsia"/>
          <w:i/>
          <w:sz w:val="20"/>
          <w:szCs w:val="26"/>
          <w:lang w:eastAsia="ko-KR"/>
        </w:rPr>
        <w:t>]</w:t>
      </w:r>
      <w:r w:rsidRPr="000E56C8">
        <w:rPr>
          <w:rFonts w:ascii="Times New Roman" w:hAnsi="Times New Roman" w:cs="Times New Roman"/>
          <w:i/>
          <w:sz w:val="20"/>
          <w:szCs w:val="26"/>
          <w:lang w:eastAsia="ko-KR"/>
        </w:rPr>
        <w:t xml:space="preserve"> / month</w:t>
      </w:r>
    </w:p>
    <w:p w14:paraId="3F2A5F87" w14:textId="3F0FC66D" w:rsidR="000E56C8" w:rsidRPr="008F687C" w:rsidRDefault="000E56C8" w:rsidP="008F687C">
      <w:pPr>
        <w:keepNext/>
        <w:keepLines/>
        <w:widowControl w:val="0"/>
        <w:tabs>
          <w:tab w:val="left" w:pos="3330"/>
        </w:tabs>
        <w:spacing w:line="280" w:lineRule="exact"/>
        <w:jc w:val="both"/>
        <w:rPr>
          <w:rFonts w:ascii="Times New Roman" w:hAnsi="Times New Roman" w:cs="Times New Roman"/>
          <w:color w:val="000000" w:themeColor="text1"/>
          <w:sz w:val="26"/>
          <w:szCs w:val="26"/>
          <w:lang w:eastAsia="ko-KR"/>
        </w:rPr>
      </w:pPr>
      <w:r w:rsidRPr="008F687C">
        <w:rPr>
          <w:rFonts w:ascii="Times New Roman" w:hAnsi="Times New Roman" w:cs="Times New Roman"/>
          <w:color w:val="000000" w:themeColor="text1"/>
          <w:sz w:val="26"/>
          <w:szCs w:val="26"/>
          <w:lang w:eastAsia="ko-KR"/>
        </w:rPr>
        <w:lastRenderedPageBreak/>
        <w:t>Là lương gộp chưa trừ thuế thu nhập cá nhân (nếu có), các khoản bảo hiểm mà Người lao động phải nộp và các khoản được khấu trừ khác theo quy định pháp luật.</w:t>
      </w:r>
    </w:p>
    <w:p w14:paraId="142C94FB" w14:textId="6AB48AB6" w:rsidR="000E56C8" w:rsidRDefault="000E56C8" w:rsidP="000E56C8">
      <w:pPr>
        <w:pStyle w:val="ListParagraph"/>
        <w:keepNext/>
        <w:keepLines/>
        <w:widowControl w:val="0"/>
        <w:spacing w:after="0" w:line="280" w:lineRule="exact"/>
        <w:ind w:left="540"/>
        <w:jc w:val="both"/>
        <w:rPr>
          <w:rFonts w:ascii="Times New Roman" w:hAnsi="Times New Roman" w:cs="Times New Roman"/>
          <w:i/>
          <w:color w:val="000000" w:themeColor="text1"/>
          <w:sz w:val="20"/>
          <w:szCs w:val="26"/>
          <w:lang w:eastAsia="ko-KR"/>
        </w:rPr>
      </w:pPr>
      <w:r w:rsidRPr="005431BE">
        <w:rPr>
          <w:rFonts w:ascii="Times New Roman" w:hAnsi="Times New Roman" w:cs="Times New Roman"/>
          <w:i/>
          <w:color w:val="000000" w:themeColor="text1"/>
          <w:sz w:val="20"/>
          <w:szCs w:val="26"/>
          <w:lang w:eastAsia="ko-KR"/>
        </w:rPr>
        <w:t>is the gross salary that has not been deducted the personal income tax (if any), insurances born by Employee and other deductible amounts as stipulated by laws.</w:t>
      </w:r>
    </w:p>
    <w:p w14:paraId="2B3A6B2B" w14:textId="77777777" w:rsidR="000E56C8" w:rsidRPr="005431BE" w:rsidRDefault="000E56C8" w:rsidP="000E56C8">
      <w:pPr>
        <w:pStyle w:val="ListParagraph"/>
        <w:keepNext/>
        <w:keepLines/>
        <w:widowControl w:val="0"/>
        <w:spacing w:after="0" w:line="280" w:lineRule="exact"/>
        <w:ind w:left="540"/>
        <w:jc w:val="both"/>
        <w:rPr>
          <w:rFonts w:ascii="Times New Roman" w:hAnsi="Times New Roman" w:cs="Times New Roman"/>
          <w:i/>
          <w:color w:val="000000" w:themeColor="text1"/>
          <w:sz w:val="20"/>
          <w:lang w:eastAsia="ko-KR"/>
        </w:rPr>
      </w:pPr>
    </w:p>
    <w:p w14:paraId="00A1D53D" w14:textId="2E3B1941" w:rsidR="000E56C8" w:rsidRPr="005431BE" w:rsidRDefault="000E56C8" w:rsidP="000E56C8">
      <w:pPr>
        <w:pStyle w:val="ListParagraph"/>
        <w:keepNext/>
        <w:keepLines/>
        <w:widowControl w:val="0"/>
        <w:numPr>
          <w:ilvl w:val="0"/>
          <w:numId w:val="2"/>
        </w:numPr>
        <w:tabs>
          <w:tab w:val="left" w:pos="3330"/>
        </w:tabs>
        <w:spacing w:after="0" w:line="280" w:lineRule="exact"/>
        <w:jc w:val="both"/>
        <w:rPr>
          <w:rFonts w:ascii="Times New Roman" w:eastAsia="Times New Roman" w:hAnsi="Times New Roman" w:cs="Times New Roman"/>
          <w:color w:val="000000" w:themeColor="text1"/>
          <w:sz w:val="26"/>
          <w:szCs w:val="26"/>
        </w:rPr>
      </w:pPr>
      <w:r w:rsidRPr="005431BE">
        <w:rPr>
          <w:rFonts w:ascii="Times New Roman" w:eastAsia="Times New Roman" w:hAnsi="Times New Roman" w:cs="Times New Roman"/>
          <w:color w:val="000000" w:themeColor="text1"/>
          <w:sz w:val="26"/>
          <w:szCs w:val="26"/>
        </w:rPr>
        <w:t xml:space="preserve">Hình thức trả lương: </w:t>
      </w:r>
      <w:r w:rsidRPr="005431BE">
        <w:rPr>
          <w:rFonts w:ascii="Times New Roman" w:hAnsi="Times New Roman" w:cs="Times New Roman"/>
          <w:sz w:val="26"/>
          <w:szCs w:val="26"/>
        </w:rPr>
        <w:t>Trả lương theo thời gian (tháng)</w:t>
      </w:r>
    </w:p>
    <w:p w14:paraId="7E802AF1" w14:textId="7E01BAB1" w:rsidR="000E56C8" w:rsidRDefault="000E56C8" w:rsidP="000E56C8">
      <w:pPr>
        <w:keepNext/>
        <w:keepLines/>
        <w:widowControl w:val="0"/>
        <w:suppressLineNumbers/>
        <w:tabs>
          <w:tab w:val="left" w:pos="2880"/>
        </w:tabs>
        <w:spacing w:after="0" w:line="280" w:lineRule="exact"/>
        <w:contextualSpacing/>
        <w:rPr>
          <w:rFonts w:ascii="Times New Roman" w:hAnsi="Times New Roman" w:cs="Times New Roman"/>
          <w:i/>
          <w:sz w:val="20"/>
        </w:rPr>
      </w:pPr>
      <w:r>
        <w:rPr>
          <w:rFonts w:ascii="Times New Roman" w:eastAsia="Times New Roman" w:hAnsi="Times New Roman" w:cs="Times New Roman"/>
          <w:i/>
          <w:color w:val="000000" w:themeColor="text1"/>
          <w:sz w:val="20"/>
          <w:szCs w:val="26"/>
        </w:rPr>
        <w:t xml:space="preserve">       </w:t>
      </w:r>
      <w:r w:rsidRPr="005431BE">
        <w:rPr>
          <w:rFonts w:ascii="Times New Roman" w:eastAsia="Times New Roman" w:hAnsi="Times New Roman" w:cs="Times New Roman"/>
          <w:i/>
          <w:color w:val="000000" w:themeColor="text1"/>
          <w:sz w:val="20"/>
          <w:szCs w:val="26"/>
        </w:rPr>
        <w:t>Method of payment of wages</w:t>
      </w:r>
      <w:r w:rsidRPr="005431BE">
        <w:rPr>
          <w:rFonts w:ascii="Times New Roman" w:eastAsia="Times New Roman" w:hAnsi="Times New Roman" w:cs="Times New Roman"/>
          <w:color w:val="000000" w:themeColor="text1"/>
          <w:sz w:val="24"/>
          <w:szCs w:val="26"/>
        </w:rPr>
        <w:t xml:space="preserve">: </w:t>
      </w:r>
      <w:r w:rsidRPr="005431BE">
        <w:rPr>
          <w:rFonts w:ascii="Times New Roman" w:hAnsi="Times New Roman" w:cs="Times New Roman"/>
          <w:i/>
          <w:sz w:val="20"/>
        </w:rPr>
        <w:t>Payment of wages calculated by reference to time (month</w:t>
      </w:r>
      <w:r>
        <w:rPr>
          <w:rFonts w:ascii="Times New Roman" w:hAnsi="Times New Roman" w:cs="Times New Roman"/>
          <w:i/>
          <w:sz w:val="20"/>
        </w:rPr>
        <w:t>)</w:t>
      </w:r>
    </w:p>
    <w:p w14:paraId="23641B21" w14:textId="52717A28" w:rsidR="000E56C8" w:rsidRDefault="000E56C8" w:rsidP="000E56C8">
      <w:pPr>
        <w:keepNext/>
        <w:keepLines/>
        <w:widowControl w:val="0"/>
        <w:suppressLineNumbers/>
        <w:tabs>
          <w:tab w:val="left" w:pos="2880"/>
        </w:tabs>
        <w:spacing w:after="0" w:line="280" w:lineRule="exact"/>
        <w:contextualSpacing/>
        <w:rPr>
          <w:rFonts w:ascii="Times New Roman" w:hAnsi="Times New Roman" w:cs="Times New Roman"/>
          <w:i/>
          <w:sz w:val="20"/>
        </w:rPr>
      </w:pPr>
    </w:p>
    <w:p w14:paraId="489548FF" w14:textId="77777777" w:rsidR="000E56C8" w:rsidRPr="002E2FD3" w:rsidRDefault="000E56C8" w:rsidP="000E56C8">
      <w:pPr>
        <w:pStyle w:val="ListParagraph"/>
        <w:keepNext/>
        <w:keepLines/>
        <w:widowControl w:val="0"/>
        <w:numPr>
          <w:ilvl w:val="0"/>
          <w:numId w:val="2"/>
        </w:numPr>
        <w:tabs>
          <w:tab w:val="left" w:pos="540"/>
          <w:tab w:val="left" w:pos="3330"/>
        </w:tabs>
        <w:spacing w:after="0" w:line="280" w:lineRule="exact"/>
        <w:ind w:left="540" w:hanging="540"/>
        <w:jc w:val="both"/>
        <w:rPr>
          <w:rFonts w:ascii="Times New Roman" w:eastAsia="Times New Roman" w:hAnsi="Times New Roman" w:cs="Times New Roman"/>
          <w:sz w:val="26"/>
          <w:szCs w:val="26"/>
          <w:lang w:eastAsia="ko-KR"/>
        </w:rPr>
      </w:pPr>
      <w:r w:rsidRPr="002E2FD3">
        <w:rPr>
          <w:rFonts w:ascii="Times New Roman" w:eastAsia="Times New Roman" w:hAnsi="Times New Roman" w:cs="Times New Roman"/>
          <w:sz w:val="26"/>
          <w:szCs w:val="26"/>
          <w:lang w:eastAsia="ko-KR"/>
        </w:rPr>
        <w:t xml:space="preserve">Thanh toán lương: </w:t>
      </w:r>
      <w:r w:rsidRPr="002E2FD3">
        <w:rPr>
          <w:rFonts w:ascii="Times New Roman" w:hAnsi="Times New Roman" w:cs="Times New Roman"/>
          <w:bCs/>
          <w:sz w:val="26"/>
          <w:szCs w:val="26"/>
          <w:lang w:eastAsia="ko-KR"/>
        </w:rPr>
        <w:t>Chuyển khoản</w:t>
      </w:r>
      <w:r w:rsidRPr="002E2FD3">
        <w:rPr>
          <w:rFonts w:ascii="Times New Roman" w:eastAsia="Times New Roman" w:hAnsi="Times New Roman" w:cs="Times New Roman"/>
          <w:bCs/>
          <w:sz w:val="26"/>
          <w:szCs w:val="26"/>
          <w:lang w:eastAsia="ko-KR"/>
        </w:rPr>
        <w:t xml:space="preserve"> hoặc trả tiền mặt </w:t>
      </w:r>
      <w:r w:rsidRPr="002E2FD3">
        <w:rPr>
          <w:rFonts w:ascii="Times New Roman" w:hAnsi="Times New Roman" w:cs="Times New Roman"/>
          <w:sz w:val="26"/>
          <w:szCs w:val="26"/>
          <w:lang w:eastAsia="ko-KR"/>
        </w:rPr>
        <w:t xml:space="preserve">vào ngày 25 của mỗi tháng (nếu ngày 25 là ngày cuối tuần hoặc ngày lễ thì sẽ được thanh toán vào ngày làm việc tiếp theo của tháng đó) </w:t>
      </w:r>
    </w:p>
    <w:p w14:paraId="221E4956" w14:textId="15C96D6A" w:rsidR="000E56C8" w:rsidRDefault="000E56C8" w:rsidP="000E56C8">
      <w:pPr>
        <w:pStyle w:val="ListParagraph"/>
        <w:keepNext/>
        <w:keepLines/>
        <w:widowControl w:val="0"/>
        <w:tabs>
          <w:tab w:val="left" w:pos="3330"/>
        </w:tabs>
        <w:spacing w:after="0" w:line="280" w:lineRule="exact"/>
        <w:ind w:left="540" w:hanging="540"/>
        <w:jc w:val="both"/>
        <w:rPr>
          <w:rFonts w:ascii="Times New Roman" w:hAnsi="Times New Roman" w:cs="Times New Roman"/>
          <w:i/>
          <w:sz w:val="20"/>
          <w:lang w:eastAsia="ko-KR"/>
        </w:rPr>
      </w:pPr>
      <w:r w:rsidRPr="002E2FD3">
        <w:rPr>
          <w:rFonts w:ascii="Times New Roman" w:hAnsi="Times New Roman" w:cs="Times New Roman"/>
          <w:i/>
          <w:sz w:val="20"/>
          <w:lang w:eastAsia="ko-KR"/>
        </w:rPr>
        <w:tab/>
      </w:r>
      <w:r w:rsidRPr="002E2FD3">
        <w:rPr>
          <w:rFonts w:ascii="Times New Roman" w:hAnsi="Times New Roman" w:cs="Times New Roman"/>
          <w:i/>
          <w:sz w:val="20"/>
        </w:rPr>
        <w:t xml:space="preserve">Wage payment: </w:t>
      </w:r>
      <w:r w:rsidRPr="002E2FD3">
        <w:rPr>
          <w:rFonts w:ascii="Times New Roman" w:hAnsi="Times New Roman" w:cs="Times New Roman"/>
          <w:i/>
          <w:sz w:val="20"/>
          <w:lang w:eastAsia="ko-KR"/>
        </w:rPr>
        <w:t xml:space="preserve"> B</w:t>
      </w:r>
      <w:r w:rsidRPr="002E2FD3">
        <w:rPr>
          <w:rFonts w:ascii="Times New Roman" w:hAnsi="Times New Roman" w:cs="Times New Roman"/>
          <w:i/>
          <w:sz w:val="20"/>
        </w:rPr>
        <w:t xml:space="preserve">ank transfer or cash </w:t>
      </w:r>
      <w:r w:rsidRPr="002E2FD3">
        <w:rPr>
          <w:rFonts w:ascii="Times New Roman" w:hAnsi="Times New Roman" w:cs="Times New Roman"/>
          <w:i/>
          <w:sz w:val="20"/>
          <w:lang w:eastAsia="ko-KR"/>
        </w:rPr>
        <w:t>on 25</w:t>
      </w:r>
      <w:r w:rsidRPr="002E2FD3">
        <w:rPr>
          <w:rFonts w:ascii="Times New Roman" w:hAnsi="Times New Roman" w:cs="Times New Roman"/>
          <w:i/>
          <w:sz w:val="20"/>
          <w:vertAlign w:val="superscript"/>
          <w:lang w:eastAsia="ko-KR"/>
        </w:rPr>
        <w:t>th</w:t>
      </w:r>
      <w:r w:rsidRPr="002E2FD3">
        <w:rPr>
          <w:rFonts w:ascii="Times New Roman" w:hAnsi="Times New Roman" w:cs="Times New Roman"/>
          <w:i/>
          <w:sz w:val="20"/>
          <w:lang w:eastAsia="ko-KR"/>
        </w:rPr>
        <w:t xml:space="preserve"> date of every applicable  month (if 25</w:t>
      </w:r>
      <w:r w:rsidRPr="002E2FD3">
        <w:rPr>
          <w:rFonts w:ascii="Times New Roman" w:hAnsi="Times New Roman" w:cs="Times New Roman"/>
          <w:i/>
          <w:sz w:val="20"/>
          <w:vertAlign w:val="superscript"/>
          <w:lang w:eastAsia="ko-KR"/>
        </w:rPr>
        <w:t>th</w:t>
      </w:r>
      <w:r w:rsidRPr="002E2FD3">
        <w:rPr>
          <w:rFonts w:ascii="Times New Roman" w:hAnsi="Times New Roman" w:cs="Times New Roman"/>
          <w:i/>
          <w:sz w:val="20"/>
          <w:lang w:eastAsia="ko-KR"/>
        </w:rPr>
        <w:t xml:space="preserve"> date is weekend or public holiday, then next working date shall be the payment date of such month). </w:t>
      </w:r>
    </w:p>
    <w:p w14:paraId="6B773CD8" w14:textId="77777777" w:rsidR="000E56C8" w:rsidRPr="002E2FD3" w:rsidRDefault="000E56C8" w:rsidP="000E56C8">
      <w:pPr>
        <w:pStyle w:val="ListParagraph"/>
        <w:keepNext/>
        <w:keepLines/>
        <w:widowControl w:val="0"/>
        <w:tabs>
          <w:tab w:val="left" w:pos="3330"/>
        </w:tabs>
        <w:spacing w:after="0" w:line="280" w:lineRule="exact"/>
        <w:ind w:left="540" w:hanging="540"/>
        <w:jc w:val="both"/>
        <w:rPr>
          <w:rFonts w:ascii="Times New Roman" w:hAnsi="Times New Roman" w:cs="Times New Roman"/>
          <w:i/>
          <w:sz w:val="20"/>
          <w:lang w:eastAsia="ko-KR"/>
        </w:rPr>
      </w:pPr>
    </w:p>
    <w:p w14:paraId="06CFE48D" w14:textId="77777777" w:rsidR="000E56C8" w:rsidRPr="005431BE" w:rsidRDefault="000E56C8" w:rsidP="000E56C8">
      <w:pPr>
        <w:pStyle w:val="ListParagraph"/>
        <w:keepNext/>
        <w:keepLines/>
        <w:widowControl w:val="0"/>
        <w:numPr>
          <w:ilvl w:val="0"/>
          <w:numId w:val="2"/>
        </w:numPr>
        <w:tabs>
          <w:tab w:val="left" w:pos="3330"/>
        </w:tabs>
        <w:spacing w:after="0" w:line="280" w:lineRule="exact"/>
        <w:ind w:left="540" w:hanging="540"/>
        <w:jc w:val="both"/>
        <w:rPr>
          <w:rFonts w:ascii="Times New Roman" w:eastAsia="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lang w:eastAsia="ko-KR"/>
        </w:rPr>
        <w:t>Phụ cấp và các khoản bổ sung: Theo quy định và chính sách Công ty vào từng thời điểm</w:t>
      </w:r>
      <w:r w:rsidRPr="005431BE">
        <w:rPr>
          <w:rFonts w:ascii="Times New Roman" w:hAnsi="Times New Roman" w:cs="Times New Roman"/>
          <w:color w:val="000000" w:themeColor="text1"/>
          <w:sz w:val="26"/>
          <w:szCs w:val="26"/>
          <w:lang w:eastAsia="ko-KR"/>
        </w:rPr>
        <w:tab/>
      </w:r>
    </w:p>
    <w:p w14:paraId="707FBC54" w14:textId="23AE7A1A" w:rsidR="000E56C8" w:rsidRDefault="000E56C8" w:rsidP="000E56C8">
      <w:pPr>
        <w:pStyle w:val="ListParagraph"/>
        <w:keepNext/>
        <w:keepLines/>
        <w:widowControl w:val="0"/>
        <w:tabs>
          <w:tab w:val="left" w:pos="3330"/>
        </w:tabs>
        <w:spacing w:after="0" w:line="280" w:lineRule="exact"/>
        <w:ind w:left="540"/>
        <w:jc w:val="both"/>
        <w:rPr>
          <w:rFonts w:ascii="Times New Roman" w:hAnsi="Times New Roman" w:cs="Times New Roman"/>
          <w:i/>
          <w:color w:val="000000" w:themeColor="text1"/>
          <w:sz w:val="20"/>
          <w:lang w:eastAsia="ko-KR"/>
        </w:rPr>
      </w:pPr>
      <w:r w:rsidRPr="005431BE">
        <w:rPr>
          <w:rFonts w:ascii="Times New Roman" w:hAnsi="Times New Roman" w:cs="Times New Roman"/>
          <w:i/>
          <w:color w:val="000000" w:themeColor="text1"/>
          <w:sz w:val="20"/>
          <w:lang w:eastAsia="ko-KR"/>
        </w:rPr>
        <w:t>Allowance and other support: Upon the Company’s regulation and policy from time to time</w:t>
      </w:r>
    </w:p>
    <w:p w14:paraId="778F0E95" w14:textId="77777777" w:rsidR="000E56C8" w:rsidRDefault="000E56C8" w:rsidP="000E56C8">
      <w:pPr>
        <w:pStyle w:val="ListParagraph"/>
        <w:keepNext/>
        <w:keepLines/>
        <w:widowControl w:val="0"/>
        <w:tabs>
          <w:tab w:val="left" w:pos="3330"/>
        </w:tabs>
        <w:spacing w:after="0" w:line="280" w:lineRule="exact"/>
        <w:ind w:left="540"/>
        <w:jc w:val="both"/>
        <w:rPr>
          <w:rFonts w:ascii="Times New Roman" w:hAnsi="Times New Roman" w:cs="Times New Roman"/>
          <w:i/>
          <w:color w:val="000000" w:themeColor="text1"/>
          <w:sz w:val="20"/>
          <w:lang w:eastAsia="ko-KR"/>
        </w:rPr>
      </w:pPr>
    </w:p>
    <w:p w14:paraId="21AE2E46" w14:textId="77777777" w:rsidR="000E56C8" w:rsidRPr="005431BE" w:rsidRDefault="000E56C8" w:rsidP="000E56C8">
      <w:pPr>
        <w:pStyle w:val="ListParagraph"/>
        <w:keepNext/>
        <w:keepLines/>
        <w:widowControl w:val="0"/>
        <w:numPr>
          <w:ilvl w:val="0"/>
          <w:numId w:val="2"/>
        </w:numPr>
        <w:spacing w:after="0" w:line="280" w:lineRule="exact"/>
        <w:ind w:left="540" w:hanging="540"/>
        <w:jc w:val="both"/>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Tiền thưởng: Theo quy định của Bộ Luật Lao Động và chính sách Công ty</w:t>
      </w:r>
    </w:p>
    <w:p w14:paraId="3231F2AC" w14:textId="7B1F2175" w:rsidR="000E56C8" w:rsidRDefault="000E56C8" w:rsidP="000E56C8">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r w:rsidRPr="005431BE">
        <w:rPr>
          <w:rFonts w:ascii="Times New Roman" w:eastAsia="Times New Roman" w:hAnsi="Times New Roman" w:cs="Times New Roman"/>
          <w:i/>
          <w:iCs/>
          <w:color w:val="000000" w:themeColor="text1"/>
          <w:sz w:val="20"/>
        </w:rPr>
        <w:t>Bonuses: In accordance with Vietnam labor code and the Company's policies</w:t>
      </w:r>
    </w:p>
    <w:p w14:paraId="745372F9" w14:textId="77777777" w:rsidR="000E56C8" w:rsidRDefault="000E56C8" w:rsidP="000E56C8">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p>
    <w:p w14:paraId="3E55C95C" w14:textId="77777777" w:rsidR="000E56C8" w:rsidRPr="005431BE" w:rsidRDefault="000E56C8" w:rsidP="000E56C8">
      <w:pPr>
        <w:pStyle w:val="ListParagraph"/>
        <w:keepNext/>
        <w:keepLines/>
        <w:widowControl w:val="0"/>
        <w:numPr>
          <w:ilvl w:val="0"/>
          <w:numId w:val="2"/>
        </w:numPr>
        <w:spacing w:after="0" w:line="280" w:lineRule="exact"/>
        <w:ind w:left="540" w:hanging="540"/>
        <w:jc w:val="both"/>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 xml:space="preserve">Chế độ nâng lương: </w:t>
      </w:r>
      <w:r w:rsidRPr="005431BE">
        <w:rPr>
          <w:rFonts w:ascii="Times New Roman" w:eastAsia="Times New Roman" w:hAnsi="Times New Roman" w:cs="Times New Roman"/>
          <w:bCs/>
          <w:color w:val="000000" w:themeColor="text1"/>
          <w:sz w:val="26"/>
          <w:szCs w:val="26"/>
        </w:rPr>
        <w:t>Theo chính sách Công ty</w:t>
      </w:r>
    </w:p>
    <w:p w14:paraId="7C1AB18C" w14:textId="42363735" w:rsidR="000E56C8" w:rsidRDefault="000E56C8" w:rsidP="000E56C8">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r w:rsidRPr="005431BE">
        <w:rPr>
          <w:rFonts w:ascii="Times New Roman" w:eastAsia="Times New Roman" w:hAnsi="Times New Roman" w:cs="Times New Roman"/>
          <w:i/>
          <w:iCs/>
          <w:color w:val="000000" w:themeColor="text1"/>
          <w:sz w:val="20"/>
        </w:rPr>
        <w:t>Salary increase policy: In accordance with the Company’s policies</w:t>
      </w:r>
    </w:p>
    <w:p w14:paraId="34F0B250" w14:textId="10F57A89" w:rsidR="000E56C8" w:rsidRDefault="000E56C8" w:rsidP="000E56C8">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p>
    <w:p w14:paraId="78B92489" w14:textId="77777777" w:rsidR="000E56C8" w:rsidRPr="005431BE" w:rsidRDefault="000E56C8" w:rsidP="000E56C8">
      <w:pPr>
        <w:pStyle w:val="ListParagraph"/>
        <w:keepNext/>
        <w:keepLines/>
        <w:widowControl w:val="0"/>
        <w:numPr>
          <w:ilvl w:val="0"/>
          <w:numId w:val="2"/>
        </w:numPr>
        <w:spacing w:after="0" w:line="280" w:lineRule="exact"/>
        <w:ind w:left="540" w:hanging="540"/>
        <w:jc w:val="both"/>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Được trang bị bảo hộ lao động gồm: Theo quy định của Bộ Luật Lao Động và chính sách Công ty.</w:t>
      </w:r>
    </w:p>
    <w:p w14:paraId="71BB96E0" w14:textId="77777777" w:rsidR="000E56C8" w:rsidRPr="005431BE" w:rsidRDefault="000E56C8" w:rsidP="000E56C8">
      <w:pPr>
        <w:pStyle w:val="ListParagraph"/>
        <w:keepNext/>
        <w:keepLines/>
        <w:widowControl w:val="0"/>
        <w:spacing w:after="0" w:line="280" w:lineRule="exact"/>
        <w:ind w:left="540"/>
        <w:jc w:val="both"/>
        <w:rPr>
          <w:rFonts w:ascii="Times New Roman" w:hAnsi="Times New Roman" w:cs="Times New Roman"/>
          <w:i/>
          <w:iCs/>
          <w:color w:val="000000" w:themeColor="text1"/>
          <w:sz w:val="20"/>
          <w:lang w:eastAsia="ko-KR"/>
        </w:rPr>
      </w:pPr>
      <w:r w:rsidRPr="005431BE">
        <w:rPr>
          <w:rFonts w:ascii="Times New Roman" w:eastAsia="Times New Roman" w:hAnsi="Times New Roman" w:cs="Times New Roman"/>
          <w:i/>
          <w:iCs/>
          <w:color w:val="000000" w:themeColor="text1"/>
          <w:sz w:val="20"/>
        </w:rPr>
        <w:t>Providing with protection equipment included: In accordance with Vietnam Labor code and the Company's policies.</w:t>
      </w:r>
    </w:p>
    <w:p w14:paraId="346A9A95" w14:textId="049347E0" w:rsidR="000E56C8" w:rsidRDefault="000E56C8" w:rsidP="000E56C8">
      <w:pPr>
        <w:pStyle w:val="ListParagraph"/>
        <w:keepNext/>
        <w:keepLines/>
        <w:widowControl w:val="0"/>
        <w:spacing w:after="0" w:line="280" w:lineRule="exact"/>
        <w:ind w:left="540"/>
        <w:jc w:val="both"/>
        <w:rPr>
          <w:rFonts w:ascii="Times New Roman" w:hAnsi="Times New Roman" w:cs="Times New Roman"/>
          <w:i/>
          <w:iCs/>
          <w:color w:val="000000" w:themeColor="text1"/>
          <w:sz w:val="20"/>
          <w:lang w:eastAsia="ko-KR"/>
        </w:rPr>
      </w:pPr>
    </w:p>
    <w:p w14:paraId="4AF40656" w14:textId="77777777" w:rsidR="000E56C8" w:rsidRDefault="000E56C8" w:rsidP="000E56C8">
      <w:pPr>
        <w:pStyle w:val="ListParagraph"/>
        <w:keepNext/>
        <w:keepLines/>
        <w:widowControl w:val="0"/>
        <w:numPr>
          <w:ilvl w:val="0"/>
          <w:numId w:val="2"/>
        </w:numPr>
        <w:tabs>
          <w:tab w:val="left" w:pos="540"/>
        </w:tabs>
        <w:spacing w:after="0" w:line="280" w:lineRule="exact"/>
        <w:ind w:left="630" w:hanging="630"/>
        <w:jc w:val="both"/>
        <w:rPr>
          <w:rFonts w:ascii="Times New Roman" w:hAnsi="Times New Roman" w:cs="Times New Roman"/>
          <w:bCs/>
          <w:color w:val="000000" w:themeColor="text1"/>
          <w:sz w:val="26"/>
          <w:szCs w:val="26"/>
        </w:rPr>
      </w:pPr>
      <w:r w:rsidRPr="000E56C8">
        <w:rPr>
          <w:rFonts w:ascii="Times New Roman" w:eastAsia="Times New Roman" w:hAnsi="Times New Roman" w:cs="Times New Roman"/>
          <w:color w:val="000000" w:themeColor="text1"/>
          <w:sz w:val="26"/>
          <w:szCs w:val="26"/>
        </w:rPr>
        <w:t>Được</w:t>
      </w:r>
      <w:r w:rsidRPr="000E56C8">
        <w:rPr>
          <w:rFonts w:ascii="Times New Roman" w:hAnsi="Times New Roman" w:cs="Times New Roman"/>
          <w:color w:val="000000" w:themeColor="text1"/>
          <w:sz w:val="26"/>
          <w:szCs w:val="26"/>
        </w:rPr>
        <w:t xml:space="preserve"> cấp phát những</w:t>
      </w:r>
      <w:r w:rsidRPr="000E56C8">
        <w:rPr>
          <w:rFonts w:ascii="Times New Roman" w:eastAsia="Times New Roman" w:hAnsi="Times New Roman" w:cs="Times New Roman"/>
          <w:color w:val="000000" w:themeColor="text1"/>
          <w:sz w:val="26"/>
          <w:szCs w:val="26"/>
        </w:rPr>
        <w:t xml:space="preserve"> dụng cụ </w:t>
      </w:r>
      <w:r w:rsidRPr="000E56C8">
        <w:rPr>
          <w:rFonts w:ascii="Times New Roman" w:eastAsia="Times New Roman" w:hAnsi="Times New Roman" w:cs="Times New Roman"/>
          <w:bCs/>
          <w:color w:val="000000" w:themeColor="text1"/>
          <w:sz w:val="26"/>
          <w:szCs w:val="26"/>
        </w:rPr>
        <w:t>cần thiết theo yêu cầu công việc</w:t>
      </w:r>
      <w:r w:rsidRPr="000E56C8">
        <w:rPr>
          <w:rFonts w:ascii="Times New Roman" w:hAnsi="Times New Roman" w:cs="Times New Roman"/>
          <w:bCs/>
          <w:color w:val="000000" w:themeColor="text1"/>
          <w:sz w:val="26"/>
          <w:szCs w:val="26"/>
        </w:rPr>
        <w:t xml:space="preserve"> và theo quy định</w:t>
      </w:r>
    </w:p>
    <w:p w14:paraId="223F311B" w14:textId="18F6B114" w:rsidR="000E56C8" w:rsidRPr="000E56C8" w:rsidRDefault="000E56C8" w:rsidP="000E56C8">
      <w:pPr>
        <w:pStyle w:val="ListParagraph"/>
        <w:keepNext/>
        <w:keepLines/>
        <w:widowControl w:val="0"/>
        <w:tabs>
          <w:tab w:val="left" w:pos="540"/>
        </w:tabs>
        <w:spacing w:after="0" w:line="280" w:lineRule="exact"/>
        <w:ind w:left="540"/>
        <w:jc w:val="both"/>
        <w:rPr>
          <w:rFonts w:ascii="Times New Roman" w:hAnsi="Times New Roman" w:cs="Times New Roman"/>
          <w:bCs/>
          <w:color w:val="000000" w:themeColor="text1"/>
          <w:sz w:val="26"/>
          <w:szCs w:val="26"/>
        </w:rPr>
      </w:pPr>
      <w:r w:rsidRPr="000E56C8">
        <w:rPr>
          <w:rFonts w:ascii="Times New Roman" w:hAnsi="Times New Roman" w:cs="Times New Roman"/>
          <w:bCs/>
          <w:color w:val="000000" w:themeColor="text1"/>
          <w:sz w:val="26"/>
          <w:szCs w:val="26"/>
        </w:rPr>
        <w:t>của Công ty.</w:t>
      </w:r>
    </w:p>
    <w:p w14:paraId="6D4BA323" w14:textId="6B779349" w:rsidR="000E56C8" w:rsidRDefault="000E56C8" w:rsidP="000E56C8">
      <w:pPr>
        <w:keepNext/>
        <w:keepLines/>
        <w:widowControl w:val="0"/>
        <w:tabs>
          <w:tab w:val="left" w:pos="540"/>
        </w:tabs>
        <w:spacing w:after="0" w:line="280" w:lineRule="exact"/>
        <w:ind w:left="540" w:hanging="540"/>
        <w:jc w:val="both"/>
        <w:rPr>
          <w:rFonts w:ascii="Times New Roman" w:hAnsi="Times New Roman" w:cs="Times New Roman"/>
          <w:i/>
          <w:color w:val="000000" w:themeColor="text1"/>
          <w:sz w:val="20"/>
        </w:rPr>
      </w:pPr>
      <w:r w:rsidRPr="005431BE">
        <w:rPr>
          <w:rFonts w:ascii="Times New Roman" w:hAnsi="Times New Roman" w:cs="Times New Roman"/>
          <w:bCs/>
          <w:i/>
          <w:color w:val="000000" w:themeColor="text1"/>
          <w:sz w:val="20"/>
        </w:rPr>
        <w:t xml:space="preserve"> </w:t>
      </w:r>
      <w:r w:rsidRPr="005431BE">
        <w:rPr>
          <w:rFonts w:ascii="Times New Roman" w:hAnsi="Times New Roman" w:cs="Times New Roman"/>
          <w:i/>
          <w:color w:val="000000" w:themeColor="text1"/>
          <w:sz w:val="20"/>
        </w:rPr>
        <w:t xml:space="preserve"> </w:t>
      </w:r>
      <w:r w:rsidRPr="005431BE">
        <w:rPr>
          <w:rFonts w:ascii="Times New Roman" w:hAnsi="Times New Roman" w:cs="Times New Roman"/>
          <w:i/>
          <w:color w:val="000000" w:themeColor="text1"/>
          <w:sz w:val="20"/>
        </w:rPr>
        <w:tab/>
        <w:t>Providing with working equipment as the job may require and in accordance with the Company’s policies.</w:t>
      </w:r>
    </w:p>
    <w:p w14:paraId="655A3FAB" w14:textId="18D0BCE9" w:rsidR="000E56C8" w:rsidRDefault="000E56C8" w:rsidP="000E56C8">
      <w:pPr>
        <w:keepNext/>
        <w:keepLines/>
        <w:widowControl w:val="0"/>
        <w:tabs>
          <w:tab w:val="left" w:pos="540"/>
        </w:tabs>
        <w:spacing w:after="0" w:line="280" w:lineRule="exact"/>
        <w:ind w:left="540" w:hanging="540"/>
        <w:jc w:val="both"/>
        <w:rPr>
          <w:rFonts w:ascii="Times New Roman" w:hAnsi="Times New Roman" w:cs="Times New Roman"/>
          <w:i/>
          <w:color w:val="000000" w:themeColor="text1"/>
          <w:sz w:val="20"/>
          <w:lang w:eastAsia="ko-KR"/>
        </w:rPr>
      </w:pPr>
    </w:p>
    <w:p w14:paraId="6830D10B" w14:textId="77777777" w:rsidR="000E56C8" w:rsidRPr="005431BE" w:rsidRDefault="000E56C8" w:rsidP="000E56C8">
      <w:pPr>
        <w:pStyle w:val="ListParagraph"/>
        <w:keepNext/>
        <w:keepLines/>
        <w:widowControl w:val="0"/>
        <w:numPr>
          <w:ilvl w:val="0"/>
          <w:numId w:val="2"/>
        </w:numPr>
        <w:spacing w:after="0" w:line="280" w:lineRule="exact"/>
        <w:ind w:left="540" w:hanging="540"/>
        <w:jc w:val="both"/>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 xml:space="preserve">Chế độ nghỉ ngơi (nghỉ hàng tuần, phép năm, lễ tết…) : </w:t>
      </w:r>
      <w:r w:rsidRPr="005431BE">
        <w:rPr>
          <w:rFonts w:ascii="Times New Roman" w:hAnsi="Times New Roman" w:cs="Times New Roman"/>
          <w:color w:val="000000" w:themeColor="text1"/>
          <w:sz w:val="26"/>
          <w:szCs w:val="26"/>
          <w:lang w:eastAsia="ko-KR"/>
        </w:rPr>
        <w:t>………………..</w:t>
      </w:r>
    </w:p>
    <w:p w14:paraId="33D07D8C" w14:textId="5D51F348" w:rsidR="000E56C8" w:rsidRDefault="000E56C8" w:rsidP="000E56C8">
      <w:pPr>
        <w:pStyle w:val="ListParagraph"/>
        <w:keepNext/>
        <w:keepLines/>
        <w:widowControl w:val="0"/>
        <w:spacing w:after="0" w:line="280" w:lineRule="exact"/>
        <w:ind w:left="540"/>
        <w:jc w:val="both"/>
        <w:rPr>
          <w:rFonts w:ascii="Times New Roman" w:hAnsi="Times New Roman" w:cs="Times New Roman"/>
          <w:i/>
          <w:iCs/>
          <w:color w:val="000000" w:themeColor="text1"/>
          <w:sz w:val="20"/>
          <w:lang w:eastAsia="ko-KR"/>
        </w:rPr>
      </w:pPr>
      <w:r w:rsidRPr="005431BE">
        <w:rPr>
          <w:rFonts w:ascii="Times New Roman" w:eastAsia="Times New Roman" w:hAnsi="Times New Roman" w:cs="Times New Roman"/>
          <w:i/>
          <w:iCs/>
          <w:color w:val="000000" w:themeColor="text1"/>
          <w:sz w:val="20"/>
        </w:rPr>
        <w:t xml:space="preserve">Time of </w:t>
      </w:r>
      <w:r w:rsidRPr="008179E6">
        <w:rPr>
          <w:rFonts w:ascii="Times New Roman" w:eastAsia="Times New Roman" w:hAnsi="Times New Roman" w:cs="Times New Roman"/>
          <w:i/>
          <w:iCs/>
          <w:color w:val="000000" w:themeColor="text1"/>
          <w:sz w:val="20"/>
        </w:rPr>
        <w:t>rest (weekly leave, annual leave, and public holiday…):</w:t>
      </w:r>
      <w:r w:rsidRPr="008179E6">
        <w:rPr>
          <w:rFonts w:ascii="Times New Roman" w:hAnsi="Times New Roman" w:cs="Times New Roman"/>
          <w:i/>
          <w:iCs/>
          <w:color w:val="000000" w:themeColor="text1"/>
          <w:sz w:val="20"/>
          <w:lang w:eastAsia="ko-KR"/>
        </w:rPr>
        <w:t>……………………..</w:t>
      </w:r>
    </w:p>
    <w:p w14:paraId="2BEEE634" w14:textId="77777777" w:rsidR="000E56C8" w:rsidRPr="008179E6" w:rsidRDefault="000E56C8" w:rsidP="000E56C8">
      <w:pPr>
        <w:pStyle w:val="ListParagraph"/>
        <w:keepNext/>
        <w:keepLines/>
        <w:widowControl w:val="0"/>
        <w:spacing w:after="0" w:line="280" w:lineRule="exact"/>
        <w:ind w:left="540"/>
        <w:jc w:val="both"/>
        <w:rPr>
          <w:rFonts w:ascii="Times New Roman" w:hAnsi="Times New Roman" w:cs="Times New Roman"/>
          <w:i/>
          <w:iCs/>
          <w:color w:val="000000" w:themeColor="text1"/>
          <w:sz w:val="20"/>
          <w:lang w:eastAsia="ko-KR"/>
        </w:rPr>
      </w:pPr>
    </w:p>
    <w:p w14:paraId="7B88AD34" w14:textId="77777777" w:rsidR="000E56C8" w:rsidRPr="008179E6" w:rsidRDefault="000E56C8" w:rsidP="000E56C8">
      <w:pPr>
        <w:pStyle w:val="ListParagraph"/>
        <w:keepNext/>
        <w:keepLines/>
        <w:widowControl w:val="0"/>
        <w:numPr>
          <w:ilvl w:val="0"/>
          <w:numId w:val="7"/>
        </w:numPr>
        <w:tabs>
          <w:tab w:val="left" w:pos="3828"/>
        </w:tabs>
        <w:spacing w:line="280" w:lineRule="exact"/>
        <w:jc w:val="both"/>
        <w:rPr>
          <w:rFonts w:ascii="Times New Roman" w:hAnsi="Times New Roman" w:cs="Times New Roman"/>
          <w:iCs/>
          <w:color w:val="000000" w:themeColor="text1"/>
          <w:sz w:val="26"/>
          <w:szCs w:val="26"/>
          <w:lang w:eastAsia="ko-KR"/>
        </w:rPr>
      </w:pPr>
      <w:r w:rsidRPr="008179E6">
        <w:rPr>
          <w:rFonts w:ascii="Times New Roman" w:hAnsi="Times New Roman" w:cs="Times New Roman"/>
          <w:iCs/>
          <w:color w:val="000000" w:themeColor="text1"/>
          <w:sz w:val="26"/>
          <w:szCs w:val="26"/>
          <w:lang w:eastAsia="ko-KR"/>
        </w:rPr>
        <w:t>Ngày nghỉ hàng tuần</w:t>
      </w:r>
      <w:r w:rsidRPr="008179E6">
        <w:rPr>
          <w:rFonts w:ascii="Times New Roman" w:hAnsi="Times New Roman" w:cs="Times New Roman"/>
          <w:iCs/>
          <w:color w:val="000000" w:themeColor="text1"/>
          <w:sz w:val="26"/>
          <w:szCs w:val="26"/>
          <w:lang w:eastAsia="ko-KR"/>
        </w:rPr>
        <w:tab/>
        <w:t xml:space="preserve">:  Chủ nhật. </w:t>
      </w:r>
    </w:p>
    <w:p w14:paraId="00619A0E" w14:textId="5CE00D11" w:rsidR="000E56C8" w:rsidRDefault="000E56C8" w:rsidP="000E56C8">
      <w:pPr>
        <w:pStyle w:val="ListParagraph"/>
        <w:keepNext/>
        <w:keepLines/>
        <w:widowControl w:val="0"/>
        <w:tabs>
          <w:tab w:val="left" w:pos="3828"/>
        </w:tabs>
        <w:spacing w:line="280" w:lineRule="exact"/>
        <w:ind w:left="819"/>
        <w:jc w:val="both"/>
        <w:rPr>
          <w:rFonts w:ascii="Times New Roman" w:hAnsi="Times New Roman" w:cs="Times New Roman"/>
          <w:i/>
          <w:iCs/>
          <w:color w:val="000000" w:themeColor="text1"/>
          <w:sz w:val="20"/>
          <w:lang w:eastAsia="ko-KR"/>
        </w:rPr>
      </w:pPr>
      <w:r w:rsidRPr="008179E6">
        <w:rPr>
          <w:rFonts w:ascii="Times New Roman" w:hAnsi="Times New Roman" w:cs="Times New Roman"/>
          <w:i/>
          <w:iCs/>
          <w:color w:val="000000" w:themeColor="text1"/>
          <w:sz w:val="20"/>
          <w:lang w:eastAsia="ko-KR"/>
        </w:rPr>
        <w:t>Weekly day-off</w:t>
      </w:r>
      <w:r w:rsidRPr="008179E6">
        <w:rPr>
          <w:rFonts w:ascii="Times New Roman" w:hAnsi="Times New Roman" w:cs="Times New Roman"/>
          <w:i/>
          <w:iCs/>
          <w:color w:val="000000" w:themeColor="text1"/>
          <w:sz w:val="20"/>
          <w:lang w:eastAsia="ko-KR"/>
        </w:rPr>
        <w:tab/>
        <w:t xml:space="preserve">:  Sunday. </w:t>
      </w:r>
    </w:p>
    <w:p w14:paraId="1A622144" w14:textId="77777777" w:rsidR="000E56C8" w:rsidRPr="008179E6" w:rsidRDefault="000E56C8" w:rsidP="000E56C8">
      <w:pPr>
        <w:pStyle w:val="ListParagraph"/>
        <w:keepNext/>
        <w:keepLines/>
        <w:widowControl w:val="0"/>
        <w:tabs>
          <w:tab w:val="left" w:pos="3828"/>
        </w:tabs>
        <w:spacing w:line="280" w:lineRule="exact"/>
        <w:ind w:left="819"/>
        <w:jc w:val="both"/>
        <w:rPr>
          <w:rFonts w:ascii="Times New Roman" w:hAnsi="Times New Roman" w:cs="Times New Roman"/>
          <w:iCs/>
          <w:color w:val="000000" w:themeColor="text1"/>
          <w:sz w:val="26"/>
          <w:szCs w:val="26"/>
          <w:lang w:eastAsia="ko-KR"/>
        </w:rPr>
      </w:pPr>
    </w:p>
    <w:p w14:paraId="3B5FAFF4" w14:textId="32113F15" w:rsidR="000E56C8" w:rsidRPr="008179E6" w:rsidRDefault="000E56C8" w:rsidP="000E56C8">
      <w:pPr>
        <w:pStyle w:val="ListParagraph"/>
        <w:keepNext/>
        <w:keepLines/>
        <w:widowControl w:val="0"/>
        <w:numPr>
          <w:ilvl w:val="0"/>
          <w:numId w:val="7"/>
        </w:numPr>
        <w:tabs>
          <w:tab w:val="left" w:pos="3828"/>
        </w:tabs>
        <w:spacing w:line="280" w:lineRule="exact"/>
        <w:jc w:val="both"/>
        <w:rPr>
          <w:rFonts w:ascii="Times New Roman" w:hAnsi="Times New Roman" w:cs="Times New Roman"/>
          <w:iCs/>
          <w:color w:val="000000" w:themeColor="text1"/>
          <w:sz w:val="26"/>
          <w:szCs w:val="26"/>
          <w:lang w:eastAsia="ko-KR"/>
        </w:rPr>
      </w:pPr>
      <w:r w:rsidRPr="008179E6">
        <w:rPr>
          <w:rFonts w:ascii="Times New Roman" w:hAnsi="Times New Roman" w:cs="Times New Roman"/>
          <w:iCs/>
          <w:color w:val="000000" w:themeColor="text1"/>
          <w:sz w:val="26"/>
          <w:szCs w:val="26"/>
          <w:lang w:eastAsia="ko-KR"/>
        </w:rPr>
        <w:t>Ngày lễ, tết</w:t>
      </w:r>
      <w:r w:rsidRPr="008179E6">
        <w:rPr>
          <w:rFonts w:ascii="Times New Roman" w:hAnsi="Times New Roman" w:cs="Times New Roman"/>
          <w:iCs/>
          <w:color w:val="000000" w:themeColor="text1"/>
          <w:sz w:val="26"/>
          <w:szCs w:val="26"/>
          <w:lang w:eastAsia="ko-KR"/>
        </w:rPr>
        <w:tab/>
        <w:t>:  1</w:t>
      </w:r>
      <w:r w:rsidR="001A0874">
        <w:rPr>
          <w:rFonts w:ascii="Times New Roman" w:hAnsi="Times New Roman" w:cs="Times New Roman"/>
          <w:iCs/>
          <w:color w:val="000000" w:themeColor="text1"/>
          <w:sz w:val="26"/>
          <w:szCs w:val="26"/>
          <w:lang w:eastAsia="ko-KR"/>
        </w:rPr>
        <w:t>0</w:t>
      </w:r>
      <w:r w:rsidRPr="008179E6">
        <w:rPr>
          <w:rFonts w:ascii="Times New Roman" w:hAnsi="Times New Roman" w:cs="Times New Roman"/>
          <w:iCs/>
          <w:color w:val="000000" w:themeColor="text1"/>
          <w:sz w:val="26"/>
          <w:szCs w:val="26"/>
          <w:lang w:eastAsia="ko-KR"/>
        </w:rPr>
        <w:t xml:space="preserve"> ngày/ năm</w:t>
      </w:r>
    </w:p>
    <w:p w14:paraId="60EDE534" w14:textId="5BB368D1" w:rsidR="000E56C8" w:rsidRPr="008179E6" w:rsidRDefault="000E56C8" w:rsidP="000E56C8">
      <w:pPr>
        <w:pStyle w:val="ListParagraph"/>
        <w:keepNext/>
        <w:keepLines/>
        <w:widowControl w:val="0"/>
        <w:tabs>
          <w:tab w:val="left" w:pos="3828"/>
        </w:tabs>
        <w:spacing w:line="280" w:lineRule="exact"/>
        <w:ind w:left="819"/>
        <w:jc w:val="both"/>
        <w:rPr>
          <w:rFonts w:ascii="Times New Roman" w:hAnsi="Times New Roman" w:cs="Times New Roman"/>
          <w:iCs/>
          <w:color w:val="000000" w:themeColor="text1"/>
          <w:sz w:val="26"/>
          <w:szCs w:val="26"/>
          <w:lang w:eastAsia="ko-KR"/>
        </w:rPr>
      </w:pPr>
      <w:r w:rsidRPr="008179E6">
        <w:rPr>
          <w:rFonts w:ascii="Times New Roman" w:hAnsi="Times New Roman" w:cs="Times New Roman"/>
          <w:i/>
          <w:iCs/>
          <w:color w:val="000000" w:themeColor="text1"/>
          <w:sz w:val="20"/>
          <w:lang w:eastAsia="ko-KR"/>
        </w:rPr>
        <w:t>Public holiday, New Year</w:t>
      </w:r>
      <w:r w:rsidRPr="008179E6">
        <w:rPr>
          <w:rFonts w:ascii="Times New Roman" w:hAnsi="Times New Roman" w:cs="Times New Roman"/>
          <w:i/>
          <w:iCs/>
          <w:color w:val="000000" w:themeColor="text1"/>
          <w:sz w:val="20"/>
          <w:lang w:eastAsia="ko-KR"/>
        </w:rPr>
        <w:tab/>
        <w:t>:  1</w:t>
      </w:r>
      <w:r w:rsidR="001A0874">
        <w:rPr>
          <w:rFonts w:ascii="Times New Roman" w:hAnsi="Times New Roman" w:cs="Times New Roman"/>
          <w:i/>
          <w:iCs/>
          <w:color w:val="000000" w:themeColor="text1"/>
          <w:sz w:val="20"/>
          <w:lang w:eastAsia="ko-KR"/>
        </w:rPr>
        <w:t>0</w:t>
      </w:r>
      <w:r w:rsidRPr="008179E6">
        <w:rPr>
          <w:rFonts w:ascii="Times New Roman" w:hAnsi="Times New Roman" w:cs="Times New Roman"/>
          <w:i/>
          <w:iCs/>
          <w:color w:val="000000" w:themeColor="text1"/>
          <w:sz w:val="20"/>
          <w:lang w:eastAsia="ko-KR"/>
        </w:rPr>
        <w:t xml:space="preserve"> days/ year</w:t>
      </w:r>
    </w:p>
    <w:p w14:paraId="217EE1A5" w14:textId="77777777" w:rsidR="000E56C8" w:rsidRPr="008179E6" w:rsidRDefault="000E56C8" w:rsidP="000E56C8">
      <w:pPr>
        <w:pStyle w:val="ListParagraph"/>
        <w:keepNext/>
        <w:keepLines/>
        <w:widowControl w:val="0"/>
        <w:tabs>
          <w:tab w:val="left" w:pos="3828"/>
        </w:tabs>
        <w:spacing w:line="280" w:lineRule="exact"/>
        <w:ind w:left="1004"/>
        <w:jc w:val="both"/>
        <w:rPr>
          <w:rFonts w:ascii="Times New Roman" w:hAnsi="Times New Roman" w:cs="Times New Roman"/>
          <w:iCs/>
          <w:color w:val="000000" w:themeColor="text1"/>
          <w:sz w:val="26"/>
          <w:szCs w:val="26"/>
          <w:lang w:eastAsia="ko-KR"/>
        </w:rPr>
      </w:pPr>
    </w:p>
    <w:p w14:paraId="1BA3440C" w14:textId="77777777" w:rsidR="000E56C8" w:rsidRPr="008179E6" w:rsidRDefault="000E56C8" w:rsidP="000E56C8">
      <w:pPr>
        <w:pStyle w:val="ListParagraph"/>
        <w:keepNext/>
        <w:keepLines/>
        <w:widowControl w:val="0"/>
        <w:numPr>
          <w:ilvl w:val="0"/>
          <w:numId w:val="7"/>
        </w:numPr>
        <w:tabs>
          <w:tab w:val="left" w:pos="3828"/>
        </w:tabs>
        <w:spacing w:line="280" w:lineRule="exact"/>
        <w:jc w:val="both"/>
        <w:rPr>
          <w:rFonts w:ascii="Times New Roman" w:hAnsi="Times New Roman" w:cs="Times New Roman"/>
          <w:iCs/>
          <w:color w:val="000000" w:themeColor="text1"/>
          <w:sz w:val="26"/>
          <w:szCs w:val="26"/>
          <w:lang w:eastAsia="ko-KR"/>
        </w:rPr>
      </w:pPr>
      <w:r w:rsidRPr="008179E6">
        <w:rPr>
          <w:rFonts w:ascii="Times New Roman" w:hAnsi="Times New Roman" w:cs="Times New Roman"/>
          <w:iCs/>
          <w:color w:val="000000" w:themeColor="text1"/>
          <w:sz w:val="26"/>
          <w:szCs w:val="26"/>
          <w:lang w:eastAsia="ko-KR"/>
        </w:rPr>
        <w:t>Phép năm</w:t>
      </w:r>
      <w:r w:rsidRPr="008179E6">
        <w:rPr>
          <w:rFonts w:ascii="Times New Roman" w:hAnsi="Times New Roman" w:cs="Times New Roman"/>
          <w:iCs/>
          <w:color w:val="000000" w:themeColor="text1"/>
          <w:sz w:val="26"/>
          <w:szCs w:val="26"/>
          <w:lang w:eastAsia="ko-KR"/>
        </w:rPr>
        <w:tab/>
        <w:t>:  12 ngày/ năm</w:t>
      </w:r>
    </w:p>
    <w:p w14:paraId="61763050" w14:textId="77777777" w:rsidR="000E56C8" w:rsidRPr="00001011" w:rsidRDefault="000E56C8" w:rsidP="000E56C8">
      <w:pPr>
        <w:pStyle w:val="ListParagraph"/>
        <w:keepNext/>
        <w:keepLines/>
        <w:widowControl w:val="0"/>
        <w:tabs>
          <w:tab w:val="left" w:pos="3828"/>
        </w:tabs>
        <w:spacing w:line="280" w:lineRule="exact"/>
        <w:ind w:left="819"/>
        <w:jc w:val="both"/>
        <w:rPr>
          <w:rFonts w:ascii="Times New Roman" w:hAnsi="Times New Roman" w:cs="Times New Roman"/>
          <w:iCs/>
          <w:color w:val="000000" w:themeColor="text1"/>
          <w:sz w:val="26"/>
          <w:szCs w:val="26"/>
          <w:lang w:eastAsia="ko-KR"/>
        </w:rPr>
      </w:pPr>
      <w:r w:rsidRPr="008179E6">
        <w:rPr>
          <w:rFonts w:ascii="Times New Roman" w:hAnsi="Times New Roman" w:cs="Times New Roman"/>
          <w:i/>
          <w:iCs/>
          <w:color w:val="000000" w:themeColor="text1"/>
          <w:sz w:val="20"/>
          <w:lang w:eastAsia="ko-KR"/>
        </w:rPr>
        <w:t>Annual leave</w:t>
      </w:r>
      <w:r w:rsidRPr="008179E6">
        <w:rPr>
          <w:rFonts w:ascii="Times New Roman" w:hAnsi="Times New Roman" w:cs="Times New Roman"/>
          <w:i/>
          <w:iCs/>
          <w:color w:val="000000" w:themeColor="text1"/>
          <w:sz w:val="20"/>
          <w:lang w:eastAsia="ko-KR"/>
        </w:rPr>
        <w:tab/>
        <w:t>:  12 days/ year</w:t>
      </w:r>
      <w:r w:rsidRPr="00001011">
        <w:rPr>
          <w:rFonts w:ascii="Times New Roman" w:hAnsi="Times New Roman" w:cs="Times New Roman"/>
          <w:i/>
          <w:iCs/>
          <w:color w:val="000000" w:themeColor="text1"/>
          <w:sz w:val="20"/>
          <w:lang w:eastAsia="ko-KR"/>
        </w:rPr>
        <w:t xml:space="preserve"> </w:t>
      </w:r>
    </w:p>
    <w:p w14:paraId="1AEBEEB2" w14:textId="1524E5A9" w:rsidR="000E56C8" w:rsidRDefault="000E56C8" w:rsidP="000E56C8">
      <w:pPr>
        <w:keepNext/>
        <w:keepLines/>
        <w:widowControl w:val="0"/>
        <w:tabs>
          <w:tab w:val="left" w:pos="540"/>
        </w:tabs>
        <w:spacing w:after="0" w:line="280" w:lineRule="exact"/>
        <w:ind w:left="540" w:hanging="540"/>
        <w:jc w:val="both"/>
        <w:rPr>
          <w:rFonts w:ascii="Times New Roman" w:hAnsi="Times New Roman" w:cs="Times New Roman"/>
          <w:i/>
          <w:color w:val="000000" w:themeColor="text1"/>
          <w:sz w:val="20"/>
          <w:lang w:eastAsia="ko-KR"/>
        </w:rPr>
      </w:pPr>
    </w:p>
    <w:p w14:paraId="4F331473" w14:textId="77777777" w:rsidR="0037402C" w:rsidRPr="005431BE" w:rsidRDefault="0037402C" w:rsidP="0037402C">
      <w:pPr>
        <w:pStyle w:val="ListParagraph"/>
        <w:keepNext/>
        <w:keepLines/>
        <w:widowControl w:val="0"/>
        <w:numPr>
          <w:ilvl w:val="0"/>
          <w:numId w:val="2"/>
        </w:numPr>
        <w:spacing w:after="0" w:line="280" w:lineRule="exact"/>
        <w:ind w:left="630" w:hanging="630"/>
        <w:jc w:val="both"/>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Bảo hiểm xã hội, bảo hiểm y tế và bảo hiểm thất nghiệp:</w:t>
      </w:r>
      <w:r w:rsidRPr="005431BE">
        <w:rPr>
          <w:rFonts w:ascii="Times New Roman" w:eastAsia="Times New Roman" w:hAnsi="Times New Roman" w:cs="Times New Roman"/>
          <w:color w:val="000000" w:themeColor="text1"/>
          <w:sz w:val="26"/>
          <w:szCs w:val="26"/>
        </w:rPr>
        <w:t xml:space="preserve"> </w:t>
      </w:r>
      <w:r w:rsidRPr="005431BE">
        <w:rPr>
          <w:rFonts w:ascii="Times New Roman" w:hAnsi="Times New Roman" w:cs="Times New Roman"/>
          <w:color w:val="000000" w:themeColor="text1"/>
          <w:sz w:val="26"/>
          <w:szCs w:val="26"/>
        </w:rPr>
        <w:t>Theo quy định của Bộ Luật Lao Động và các luật bảo hiểm có liên quan .</w:t>
      </w:r>
    </w:p>
    <w:p w14:paraId="438B39BE" w14:textId="4E7DB2CE" w:rsidR="0037402C" w:rsidRDefault="0037402C" w:rsidP="0037402C">
      <w:pPr>
        <w:keepNext/>
        <w:keepLines/>
        <w:widowControl w:val="0"/>
        <w:tabs>
          <w:tab w:val="left" w:pos="720"/>
        </w:tabs>
        <w:spacing w:after="0" w:line="280" w:lineRule="exact"/>
        <w:ind w:left="630" w:hanging="270"/>
        <w:jc w:val="both"/>
        <w:rPr>
          <w:rFonts w:ascii="Times New Roman" w:eastAsia="Times New Roman" w:hAnsi="Times New Roman" w:cs="Times New Roman"/>
          <w:i/>
          <w:iCs/>
          <w:color w:val="000000" w:themeColor="text1"/>
          <w:sz w:val="20"/>
        </w:rPr>
      </w:pPr>
      <w:r>
        <w:rPr>
          <w:rFonts w:ascii="Times New Roman" w:eastAsia="Times New Roman" w:hAnsi="Times New Roman" w:cs="Times New Roman"/>
          <w:i/>
          <w:iCs/>
          <w:color w:val="000000" w:themeColor="text1"/>
          <w:sz w:val="20"/>
        </w:rPr>
        <w:tab/>
      </w:r>
      <w:r w:rsidRPr="005431BE">
        <w:rPr>
          <w:rFonts w:ascii="Times New Roman" w:eastAsia="Times New Roman" w:hAnsi="Times New Roman" w:cs="Times New Roman"/>
          <w:i/>
          <w:iCs/>
          <w:color w:val="000000" w:themeColor="text1"/>
          <w:sz w:val="20"/>
        </w:rPr>
        <w:t>Social insurance, health insurance and jobless insurance: In accordance with Vietnam labor code and relevant laws on insurance</w:t>
      </w:r>
    </w:p>
    <w:p w14:paraId="474156E9" w14:textId="30B00CD3" w:rsidR="0037402C" w:rsidRDefault="0037402C" w:rsidP="0037402C">
      <w:pPr>
        <w:keepNext/>
        <w:keepLines/>
        <w:widowControl w:val="0"/>
        <w:tabs>
          <w:tab w:val="left" w:pos="540"/>
        </w:tabs>
        <w:spacing w:after="0" w:line="280" w:lineRule="exact"/>
        <w:ind w:left="540" w:hanging="540"/>
        <w:jc w:val="both"/>
        <w:rPr>
          <w:rFonts w:ascii="Times New Roman" w:eastAsia="Times New Roman" w:hAnsi="Times New Roman" w:cs="Times New Roman"/>
          <w:i/>
          <w:iCs/>
          <w:color w:val="000000" w:themeColor="text1"/>
          <w:sz w:val="20"/>
        </w:rPr>
      </w:pPr>
    </w:p>
    <w:p w14:paraId="3A552125" w14:textId="77777777" w:rsidR="0037402C" w:rsidRPr="005431BE" w:rsidRDefault="0037402C" w:rsidP="0037402C">
      <w:pPr>
        <w:pStyle w:val="ListParagraph"/>
        <w:keepNext/>
        <w:keepLines/>
        <w:widowControl w:val="0"/>
        <w:numPr>
          <w:ilvl w:val="0"/>
          <w:numId w:val="2"/>
        </w:numPr>
        <w:spacing w:after="0" w:line="280" w:lineRule="exact"/>
        <w:ind w:left="630" w:hanging="630"/>
        <w:jc w:val="both"/>
        <w:rPr>
          <w:rFonts w:ascii="Times New Roman" w:hAnsi="Times New Roman" w:cs="Times New Roman"/>
          <w:color w:val="000000" w:themeColor="text1"/>
          <w:sz w:val="26"/>
          <w:szCs w:val="26"/>
        </w:rPr>
      </w:pPr>
      <w:r w:rsidRPr="005431BE">
        <w:rPr>
          <w:rFonts w:ascii="Times New Roman" w:eastAsia="Times New Roman" w:hAnsi="Times New Roman" w:cs="Times New Roman"/>
          <w:iCs/>
          <w:color w:val="000000" w:themeColor="text1"/>
          <w:sz w:val="26"/>
          <w:szCs w:val="26"/>
        </w:rPr>
        <w:t xml:space="preserve">Chế độ đào tạo: </w:t>
      </w:r>
      <w:r w:rsidRPr="005431BE">
        <w:rPr>
          <w:rFonts w:ascii="Times New Roman" w:hAnsi="Times New Roman" w:cs="Times New Roman"/>
          <w:color w:val="000000" w:themeColor="text1"/>
          <w:sz w:val="26"/>
          <w:szCs w:val="26"/>
        </w:rPr>
        <w:t>Theo quy định của Bộ Luật Lao Động và chính sách Công ty.</w:t>
      </w:r>
    </w:p>
    <w:p w14:paraId="6CE8CEDF" w14:textId="55BB1AC3" w:rsidR="0037402C" w:rsidRDefault="0037402C" w:rsidP="0037402C">
      <w:pPr>
        <w:keepNext/>
        <w:keepLines/>
        <w:widowControl w:val="0"/>
        <w:tabs>
          <w:tab w:val="left" w:pos="540"/>
        </w:tabs>
        <w:spacing w:after="0" w:line="280" w:lineRule="exact"/>
        <w:ind w:left="540" w:hanging="540"/>
        <w:jc w:val="both"/>
        <w:rPr>
          <w:rFonts w:ascii="Times New Roman" w:eastAsia="Times New Roman" w:hAnsi="Times New Roman" w:cs="Times New Roman"/>
          <w:i/>
          <w:iCs/>
          <w:color w:val="000000" w:themeColor="text1"/>
          <w:sz w:val="20"/>
        </w:rPr>
      </w:pPr>
      <w:r>
        <w:rPr>
          <w:rFonts w:ascii="Times New Roman" w:eastAsia="Times New Roman" w:hAnsi="Times New Roman" w:cs="Times New Roman"/>
          <w:i/>
          <w:iCs/>
          <w:color w:val="000000" w:themeColor="text1"/>
          <w:sz w:val="20"/>
        </w:rPr>
        <w:lastRenderedPageBreak/>
        <w:tab/>
        <w:t xml:space="preserve"> </w:t>
      </w:r>
      <w:r w:rsidRPr="005431BE">
        <w:rPr>
          <w:rFonts w:ascii="Times New Roman" w:eastAsia="Times New Roman" w:hAnsi="Times New Roman" w:cs="Times New Roman"/>
          <w:i/>
          <w:iCs/>
          <w:color w:val="000000" w:themeColor="text1"/>
          <w:sz w:val="20"/>
        </w:rPr>
        <w:t>Regime for vocational training: In accordance with Vietnam labor code and the Company's policies</w:t>
      </w:r>
    </w:p>
    <w:p w14:paraId="7ABD3486" w14:textId="4794E494" w:rsidR="0037402C" w:rsidRDefault="0037402C" w:rsidP="0037402C">
      <w:pPr>
        <w:keepNext/>
        <w:keepLines/>
        <w:widowControl w:val="0"/>
        <w:tabs>
          <w:tab w:val="left" w:pos="540"/>
        </w:tabs>
        <w:spacing w:after="0" w:line="280" w:lineRule="exact"/>
        <w:ind w:left="540" w:hanging="540"/>
        <w:jc w:val="both"/>
        <w:rPr>
          <w:rFonts w:ascii="Times New Roman" w:eastAsia="Times New Roman" w:hAnsi="Times New Roman" w:cs="Times New Roman"/>
          <w:i/>
          <w:iCs/>
          <w:color w:val="000000" w:themeColor="text1"/>
          <w:sz w:val="20"/>
        </w:rPr>
      </w:pPr>
    </w:p>
    <w:p w14:paraId="639EB7F3" w14:textId="77777777" w:rsidR="0037402C" w:rsidRPr="005431BE" w:rsidRDefault="0037402C" w:rsidP="0037402C">
      <w:pPr>
        <w:pStyle w:val="ListParagraph"/>
        <w:keepNext/>
        <w:keepLines/>
        <w:widowControl w:val="0"/>
        <w:numPr>
          <w:ilvl w:val="0"/>
          <w:numId w:val="2"/>
        </w:numPr>
        <w:spacing w:after="0" w:line="280" w:lineRule="exact"/>
        <w:ind w:left="630" w:hanging="630"/>
        <w:jc w:val="both"/>
        <w:rPr>
          <w:rFonts w:ascii="Times New Roman" w:hAnsi="Times New Roman" w:cs="Times New Roman"/>
          <w:color w:val="000000" w:themeColor="text1"/>
          <w:sz w:val="26"/>
          <w:szCs w:val="26"/>
        </w:rPr>
      </w:pPr>
      <w:r w:rsidRPr="005431BE">
        <w:rPr>
          <w:rFonts w:ascii="Times New Roman" w:hAnsi="Times New Roman" w:cs="Times New Roman"/>
          <w:color w:val="000000" w:themeColor="text1"/>
          <w:sz w:val="26"/>
          <w:szCs w:val="26"/>
        </w:rPr>
        <w:t xml:space="preserve">Những thỏa thuận khác: </w:t>
      </w:r>
      <w:r w:rsidRPr="005431BE">
        <w:rPr>
          <w:rFonts w:ascii="Times New Roman" w:eastAsia="Times New Roman" w:hAnsi="Times New Roman" w:cs="Times New Roman"/>
          <w:bCs/>
          <w:color w:val="000000" w:themeColor="text1"/>
          <w:sz w:val="26"/>
          <w:szCs w:val="26"/>
        </w:rPr>
        <w:t>Theo chính sách công ty.</w:t>
      </w:r>
    </w:p>
    <w:p w14:paraId="5B03C110" w14:textId="18AFF40E" w:rsidR="0037402C" w:rsidRDefault="0037402C" w:rsidP="0037402C">
      <w:pPr>
        <w:pStyle w:val="ListParagraph"/>
        <w:keepNext/>
        <w:keepLines/>
        <w:widowControl w:val="0"/>
        <w:spacing w:after="0" w:line="280" w:lineRule="exact"/>
        <w:ind w:left="630"/>
        <w:jc w:val="both"/>
        <w:rPr>
          <w:rFonts w:ascii="Times New Roman" w:eastAsia="Times New Roman" w:hAnsi="Times New Roman" w:cs="Times New Roman"/>
          <w:i/>
          <w:iCs/>
          <w:color w:val="000000" w:themeColor="text1"/>
          <w:sz w:val="20"/>
        </w:rPr>
      </w:pPr>
      <w:r w:rsidRPr="005431BE">
        <w:rPr>
          <w:rFonts w:ascii="Times New Roman" w:eastAsia="Times New Roman" w:hAnsi="Times New Roman" w:cs="Times New Roman"/>
          <w:i/>
          <w:iCs/>
          <w:color w:val="000000" w:themeColor="text1"/>
          <w:sz w:val="20"/>
        </w:rPr>
        <w:t>Other agreements: In accordance with the Company’s Policies.</w:t>
      </w:r>
    </w:p>
    <w:p w14:paraId="31327FD9" w14:textId="795F7B99" w:rsidR="0037402C" w:rsidRDefault="0037402C" w:rsidP="0037402C">
      <w:pPr>
        <w:pStyle w:val="ListParagraph"/>
        <w:keepNext/>
        <w:keepLines/>
        <w:widowControl w:val="0"/>
        <w:spacing w:after="0" w:line="280" w:lineRule="exact"/>
        <w:ind w:left="630"/>
        <w:jc w:val="both"/>
        <w:rPr>
          <w:rFonts w:ascii="Times New Roman" w:eastAsia="Times New Roman" w:hAnsi="Times New Roman" w:cs="Times New Roman"/>
          <w:i/>
          <w:iCs/>
          <w:color w:val="000000" w:themeColor="text1"/>
          <w:sz w:val="20"/>
        </w:rPr>
      </w:pPr>
    </w:p>
    <w:p w14:paraId="61A05788" w14:textId="5B4C86C5" w:rsidR="0037402C" w:rsidRPr="0037402C" w:rsidRDefault="0037402C" w:rsidP="0037402C">
      <w:pPr>
        <w:keepNext/>
        <w:keepLines/>
        <w:widowControl w:val="0"/>
        <w:spacing w:after="0" w:line="280" w:lineRule="exact"/>
        <w:ind w:left="360"/>
        <w:jc w:val="both"/>
        <w:rPr>
          <w:rFonts w:ascii="Times New Roman" w:eastAsia="Times New Roman" w:hAnsi="Times New Roman" w:cs="Times New Roman"/>
          <w:b/>
          <w:color w:val="000000" w:themeColor="text1"/>
          <w:sz w:val="26"/>
          <w:szCs w:val="26"/>
        </w:rPr>
      </w:pPr>
      <w:r w:rsidRPr="0037402C">
        <w:rPr>
          <w:rFonts w:ascii="Times New Roman" w:eastAsia="Times New Roman" w:hAnsi="Times New Roman" w:cs="Times New Roman"/>
          <w:b/>
          <w:color w:val="000000" w:themeColor="text1"/>
          <w:sz w:val="26"/>
          <w:szCs w:val="26"/>
        </w:rPr>
        <w:t xml:space="preserve"> 2.</w:t>
      </w:r>
      <w:r>
        <w:rPr>
          <w:rFonts w:ascii="Times New Roman" w:eastAsia="Times New Roman" w:hAnsi="Times New Roman" w:cs="Times New Roman"/>
          <w:i/>
          <w:iCs/>
          <w:color w:val="000000" w:themeColor="text1"/>
          <w:sz w:val="20"/>
        </w:rPr>
        <w:t xml:space="preserve"> </w:t>
      </w:r>
      <w:r w:rsidRPr="0037402C">
        <w:rPr>
          <w:rFonts w:ascii="Times New Roman" w:eastAsia="Times New Roman" w:hAnsi="Times New Roman" w:cs="Times New Roman"/>
          <w:i/>
          <w:iCs/>
          <w:color w:val="000000" w:themeColor="text1"/>
          <w:sz w:val="20"/>
        </w:rPr>
        <w:t xml:space="preserve"> </w:t>
      </w:r>
      <w:r>
        <w:rPr>
          <w:rFonts w:ascii="Times New Roman" w:eastAsia="Times New Roman" w:hAnsi="Times New Roman" w:cs="Times New Roman"/>
          <w:i/>
          <w:iCs/>
          <w:color w:val="000000" w:themeColor="text1"/>
          <w:sz w:val="20"/>
        </w:rPr>
        <w:t xml:space="preserve"> </w:t>
      </w:r>
      <w:r w:rsidRPr="0037402C">
        <w:rPr>
          <w:rFonts w:ascii="Times New Roman" w:eastAsia="Times New Roman" w:hAnsi="Times New Roman" w:cs="Times New Roman"/>
          <w:b/>
          <w:color w:val="000000" w:themeColor="text1"/>
          <w:sz w:val="26"/>
          <w:szCs w:val="26"/>
        </w:rPr>
        <w:t>Nghĩa vụ:</w:t>
      </w:r>
    </w:p>
    <w:p w14:paraId="5F4AE168" w14:textId="1FDE8182" w:rsidR="0037402C" w:rsidRPr="005431BE" w:rsidRDefault="0037402C" w:rsidP="0037402C">
      <w:pPr>
        <w:pStyle w:val="ListParagraph"/>
        <w:keepNext/>
        <w:keepLines/>
        <w:widowControl w:val="0"/>
        <w:spacing w:after="0" w:line="280" w:lineRule="exact"/>
        <w:ind w:left="284" w:firstLine="346"/>
        <w:jc w:val="both"/>
        <w:rPr>
          <w:rFonts w:ascii="Times New Roman" w:hAnsi="Times New Roman" w:cs="Times New Roman"/>
          <w:b/>
          <w:i/>
          <w:iCs/>
          <w:color w:val="000000" w:themeColor="text1"/>
          <w:lang w:eastAsia="ko-KR"/>
        </w:rPr>
      </w:pPr>
      <w:r>
        <w:rPr>
          <w:rFonts w:ascii="Times New Roman" w:eastAsia="Times New Roman" w:hAnsi="Times New Roman" w:cs="Times New Roman"/>
          <w:b/>
          <w:i/>
          <w:iCs/>
          <w:color w:val="000000" w:themeColor="text1"/>
          <w:sz w:val="20"/>
        </w:rPr>
        <w:t xml:space="preserve">  </w:t>
      </w:r>
      <w:r w:rsidRPr="005431BE">
        <w:rPr>
          <w:rFonts w:ascii="Times New Roman" w:eastAsia="Times New Roman" w:hAnsi="Times New Roman" w:cs="Times New Roman"/>
          <w:b/>
          <w:i/>
          <w:iCs/>
          <w:color w:val="000000" w:themeColor="text1"/>
          <w:sz w:val="20"/>
        </w:rPr>
        <w:t xml:space="preserve">Obligations </w:t>
      </w:r>
    </w:p>
    <w:p w14:paraId="5F159FA1" w14:textId="5B59792D" w:rsidR="0037402C" w:rsidRDefault="0037402C" w:rsidP="0037402C">
      <w:pPr>
        <w:keepNext/>
        <w:keepLines/>
        <w:widowControl w:val="0"/>
        <w:spacing w:after="0" w:line="280" w:lineRule="exact"/>
        <w:jc w:val="both"/>
        <w:rPr>
          <w:rFonts w:ascii="Times New Roman" w:hAnsi="Times New Roman" w:cs="Times New Roman"/>
          <w:i/>
          <w:iCs/>
          <w:color w:val="000000" w:themeColor="text1"/>
          <w:sz w:val="20"/>
          <w:lang w:eastAsia="ko-KR"/>
        </w:rPr>
      </w:pPr>
    </w:p>
    <w:p w14:paraId="6AA1A1B9" w14:textId="77777777" w:rsidR="0037402C" w:rsidRPr="005431BE" w:rsidRDefault="0037402C" w:rsidP="00EA746D">
      <w:pPr>
        <w:pStyle w:val="ListParagraph"/>
        <w:keepNext/>
        <w:keepLines/>
        <w:widowControl w:val="0"/>
        <w:numPr>
          <w:ilvl w:val="0"/>
          <w:numId w:val="8"/>
        </w:numPr>
        <w:spacing w:after="0" w:line="240" w:lineRule="atLeast"/>
        <w:ind w:hanging="720"/>
        <w:jc w:val="both"/>
        <w:rPr>
          <w:rFonts w:ascii="Times New Roman" w:hAnsi="Times New Roman" w:cs="Times New Roman"/>
          <w:sz w:val="26"/>
          <w:szCs w:val="26"/>
        </w:rPr>
      </w:pPr>
      <w:r w:rsidRPr="005431BE">
        <w:rPr>
          <w:rFonts w:ascii="Times New Roman" w:hAnsi="Times New Roman" w:cs="Times New Roman"/>
          <w:sz w:val="26"/>
          <w:szCs w:val="26"/>
        </w:rPr>
        <w:t>Hoàn thành công việc thỏa thuận trong Hợp đồng, chấp hành lệnh điều hành kinh doanh, bảo vệ tài sản của Công ty và sẽ chịu trách nhiệm bồi thường những tài sản bị hư hỏng do vô ý, bất cẩn hay cẩu thả hoặc bị mất cắp khi chuyển giao.</w:t>
      </w:r>
    </w:p>
    <w:p w14:paraId="128A9C7A" w14:textId="022EFD13" w:rsidR="0037402C" w:rsidRDefault="0037402C" w:rsidP="00EA746D">
      <w:pPr>
        <w:keepNext/>
        <w:keepLines/>
        <w:widowControl w:val="0"/>
        <w:spacing w:after="0" w:line="240" w:lineRule="atLeast"/>
        <w:ind w:left="720"/>
        <w:jc w:val="both"/>
        <w:rPr>
          <w:rFonts w:ascii="Times New Roman" w:hAnsi="Times New Roman" w:cs="Times New Roman"/>
          <w:i/>
          <w:sz w:val="20"/>
        </w:rPr>
      </w:pPr>
      <w:r w:rsidRPr="005431BE">
        <w:rPr>
          <w:rFonts w:ascii="Times New Roman" w:hAnsi="Times New Roman" w:cs="Times New Roman"/>
          <w:i/>
          <w:sz w:val="20"/>
        </w:rPr>
        <w:t>Fulfill all tasks agreed in this Contract, to comply with business orders, protect the properties of the Company and shall compensate for damaged properties incurred by the employee due to carelessness, negligence or stolen when transferring</w:t>
      </w:r>
    </w:p>
    <w:p w14:paraId="5FAF7FCB" w14:textId="77777777" w:rsidR="0037402C" w:rsidRPr="0037402C" w:rsidRDefault="0037402C" w:rsidP="0037402C">
      <w:pPr>
        <w:keepNext/>
        <w:keepLines/>
        <w:widowControl w:val="0"/>
        <w:spacing w:after="0" w:line="280" w:lineRule="exact"/>
        <w:ind w:left="720"/>
        <w:jc w:val="both"/>
        <w:rPr>
          <w:rFonts w:ascii="Times New Roman" w:hAnsi="Times New Roman" w:cs="Times New Roman"/>
          <w:i/>
          <w:iCs/>
          <w:color w:val="000000" w:themeColor="text1"/>
          <w:sz w:val="20"/>
          <w:lang w:eastAsia="ko-KR"/>
        </w:rPr>
      </w:pPr>
    </w:p>
    <w:p w14:paraId="54CBBC30" w14:textId="77777777" w:rsidR="0037402C" w:rsidRPr="005431BE" w:rsidRDefault="0037402C" w:rsidP="00EA746D">
      <w:pPr>
        <w:pStyle w:val="ListParagraph"/>
        <w:keepNext/>
        <w:keepLines/>
        <w:widowControl w:val="0"/>
        <w:numPr>
          <w:ilvl w:val="0"/>
          <w:numId w:val="8"/>
        </w:numPr>
        <w:spacing w:after="0" w:line="240" w:lineRule="atLeast"/>
        <w:ind w:hanging="720"/>
        <w:jc w:val="both"/>
        <w:rPr>
          <w:rFonts w:ascii="Times New Roman" w:hAnsi="Times New Roman" w:cs="Times New Roman"/>
          <w:sz w:val="26"/>
          <w:szCs w:val="26"/>
        </w:rPr>
      </w:pPr>
      <w:r w:rsidRPr="005431BE">
        <w:rPr>
          <w:rFonts w:ascii="Times New Roman" w:hAnsi="Times New Roman" w:cs="Times New Roman"/>
          <w:sz w:val="26"/>
          <w:szCs w:val="26"/>
        </w:rPr>
        <w:t>Nghiêm túc tuân thủ và tôn trọng thời hạn và các cam kết trong Hợp đồng. Bồi thường cho Công ty các chi phí đào tạo và/hoặc các cam kết trách nhiệm bằng tiền nêu trong Hợp đồng này hoặc trong quy định của Công ty trong trường hợp cố ý chấm dứt Hợp đồng trước thời hạn mà không được sự đồng ý của Công ty theo thỏa thuận và quy định pháp luật.</w:t>
      </w:r>
    </w:p>
    <w:p w14:paraId="3611CAD2" w14:textId="26FF6A76" w:rsidR="0037402C" w:rsidRPr="005431BE" w:rsidRDefault="0037402C" w:rsidP="00EA746D">
      <w:pPr>
        <w:keepNext/>
        <w:keepLines/>
        <w:widowControl w:val="0"/>
        <w:tabs>
          <w:tab w:val="left" w:pos="720"/>
        </w:tabs>
        <w:spacing w:after="0" w:line="240" w:lineRule="atLeast"/>
        <w:ind w:left="720"/>
        <w:jc w:val="both"/>
        <w:rPr>
          <w:rFonts w:ascii="Times New Roman" w:hAnsi="Times New Roman" w:cs="Times New Roman"/>
          <w:i/>
          <w:color w:val="000000" w:themeColor="text1"/>
          <w:sz w:val="20"/>
          <w:lang w:eastAsia="ko-KR"/>
        </w:rPr>
      </w:pPr>
      <w:r w:rsidRPr="005431BE">
        <w:rPr>
          <w:rFonts w:ascii="Times New Roman" w:hAnsi="Times New Roman" w:cs="Times New Roman"/>
          <w:i/>
          <w:sz w:val="20"/>
        </w:rPr>
        <w:t>Strictly follow and respect the term of and commitment in the Contract. Compensate to the Company all training expenses and/or monetary commitment mentioned in</w:t>
      </w:r>
      <w:r w:rsidRPr="005431BE">
        <w:rPr>
          <w:rFonts w:ascii="Times New Roman" w:hAnsi="Times New Roman" w:cs="Times New Roman"/>
          <w:i/>
          <w:sz w:val="20"/>
          <w:lang w:eastAsia="ko-KR"/>
        </w:rPr>
        <w:t xml:space="preserve"> </w:t>
      </w:r>
      <w:r w:rsidRPr="005431BE">
        <w:rPr>
          <w:rFonts w:ascii="Times New Roman" w:hAnsi="Times New Roman" w:cs="Times New Roman"/>
          <w:i/>
          <w:sz w:val="20"/>
        </w:rPr>
        <w:t>the Contract and/or in labor regulations of the Company in the case the Employee intentionally terminate the Contract without approval of the Company as agreed and in accordance with the regulations</w:t>
      </w:r>
    </w:p>
    <w:p w14:paraId="09BE56C0" w14:textId="7F5D3636" w:rsidR="000E56C8" w:rsidRDefault="000E56C8" w:rsidP="000E56C8">
      <w:pPr>
        <w:keepNext/>
        <w:keepLines/>
        <w:widowControl w:val="0"/>
        <w:tabs>
          <w:tab w:val="left" w:pos="540"/>
        </w:tabs>
        <w:spacing w:after="0" w:line="280" w:lineRule="exact"/>
        <w:ind w:left="540" w:hanging="540"/>
        <w:jc w:val="both"/>
        <w:rPr>
          <w:rFonts w:ascii="Times New Roman" w:hAnsi="Times New Roman" w:cs="Times New Roman"/>
          <w:color w:val="000000" w:themeColor="text1"/>
          <w:sz w:val="20"/>
          <w:lang w:eastAsia="ko-KR"/>
        </w:rPr>
      </w:pPr>
      <w:r w:rsidRPr="005431BE">
        <w:rPr>
          <w:rFonts w:ascii="Times New Roman" w:hAnsi="Times New Roman" w:cs="Times New Roman"/>
          <w:color w:val="000000" w:themeColor="text1"/>
          <w:sz w:val="20"/>
          <w:lang w:eastAsia="ko-KR"/>
        </w:rPr>
        <w:t xml:space="preserve">         </w:t>
      </w:r>
    </w:p>
    <w:p w14:paraId="2DDA1036" w14:textId="77777777" w:rsidR="0037402C" w:rsidRPr="005431BE" w:rsidRDefault="0037402C" w:rsidP="0037402C">
      <w:pPr>
        <w:pStyle w:val="ListParagraph"/>
        <w:keepNext/>
        <w:keepLines/>
        <w:widowControl w:val="0"/>
        <w:numPr>
          <w:ilvl w:val="0"/>
          <w:numId w:val="8"/>
        </w:numPr>
        <w:spacing w:after="120"/>
        <w:ind w:hanging="720"/>
        <w:jc w:val="both"/>
        <w:rPr>
          <w:rFonts w:ascii="Times New Roman" w:hAnsi="Times New Roman" w:cs="Times New Roman"/>
          <w:sz w:val="26"/>
          <w:szCs w:val="26"/>
        </w:rPr>
      </w:pPr>
      <w:r w:rsidRPr="005431BE">
        <w:rPr>
          <w:rFonts w:ascii="Times New Roman" w:hAnsi="Times New Roman" w:cs="Times New Roman"/>
          <w:sz w:val="26"/>
          <w:szCs w:val="26"/>
        </w:rPr>
        <w:t>Nghiêm túc tuân thủ và tôn trọng các yêu cầu của lãnh đạo, các nội quy và quy định của Công ty.</w:t>
      </w:r>
    </w:p>
    <w:p w14:paraId="21ACAD01" w14:textId="77777777" w:rsidR="0037402C" w:rsidRPr="005431BE" w:rsidRDefault="0037402C" w:rsidP="0037402C">
      <w:pPr>
        <w:pStyle w:val="ListParagraph"/>
        <w:keepNext/>
        <w:keepLines/>
        <w:widowControl w:val="0"/>
        <w:spacing w:after="0" w:line="280" w:lineRule="exact"/>
        <w:jc w:val="both"/>
        <w:rPr>
          <w:rFonts w:ascii="Times New Roman" w:hAnsi="Times New Roman" w:cs="Times New Roman"/>
          <w:i/>
          <w:sz w:val="20"/>
        </w:rPr>
      </w:pPr>
      <w:r w:rsidRPr="005431BE">
        <w:rPr>
          <w:rFonts w:ascii="Times New Roman" w:hAnsi="Times New Roman" w:cs="Times New Roman"/>
          <w:i/>
          <w:sz w:val="20"/>
        </w:rPr>
        <w:t>Strictly follow the instruction of management level, rules and regulations of the Company.</w:t>
      </w:r>
    </w:p>
    <w:p w14:paraId="7875BA7B" w14:textId="77777777" w:rsidR="0037402C" w:rsidRPr="005431BE" w:rsidRDefault="0037402C" w:rsidP="0037402C">
      <w:pPr>
        <w:pStyle w:val="ListParagraph"/>
        <w:keepNext/>
        <w:keepLines/>
        <w:widowControl w:val="0"/>
        <w:spacing w:after="0" w:line="280" w:lineRule="exact"/>
        <w:jc w:val="both"/>
        <w:rPr>
          <w:rFonts w:ascii="Times New Roman" w:hAnsi="Times New Roman" w:cs="Times New Roman"/>
          <w:i/>
          <w:sz w:val="20"/>
        </w:rPr>
      </w:pPr>
    </w:p>
    <w:p w14:paraId="761439ED" w14:textId="77777777" w:rsidR="0037402C" w:rsidRPr="005431BE" w:rsidRDefault="0037402C" w:rsidP="00EA746D">
      <w:pPr>
        <w:pStyle w:val="ListParagraph"/>
        <w:keepNext/>
        <w:keepLines/>
        <w:widowControl w:val="0"/>
        <w:numPr>
          <w:ilvl w:val="0"/>
          <w:numId w:val="8"/>
        </w:numPr>
        <w:spacing w:after="0" w:line="240" w:lineRule="atLeast"/>
        <w:ind w:hanging="720"/>
        <w:jc w:val="both"/>
        <w:rPr>
          <w:rFonts w:ascii="Times New Roman" w:hAnsi="Times New Roman" w:cs="Times New Roman"/>
          <w:color w:val="000000" w:themeColor="text1"/>
          <w:sz w:val="26"/>
          <w:szCs w:val="26"/>
          <w:lang w:eastAsia="ko-KR"/>
        </w:rPr>
      </w:pPr>
      <w:r w:rsidRPr="005431BE">
        <w:rPr>
          <w:rFonts w:ascii="Times New Roman" w:hAnsi="Times New Roman" w:cs="Times New Roman"/>
          <w:color w:val="000000" w:themeColor="text1"/>
          <w:sz w:val="26"/>
          <w:szCs w:val="26"/>
          <w:lang w:eastAsia="ko-KR"/>
        </w:rPr>
        <w:t xml:space="preserve">Người lao động vào bất kỳ thời điểm nào, kể cả sau khi nghỉ việc, sẽ nỗ lực hợp lý để giữ bí mật toàn bộ mọi thông tin mật (bao gồm nhưng không giới hạn các thông tin, bí mật kinh doanh và những vấn đề khác thuộc quyền sở hữu riêng hoặc được coi là những thông tin mật) và sẽ không sử dụng hoặc tiết lộ những thông tin mật này, trừ trường hợp có sự đồng ý trước bằng văn bản của Người sử dụng lao động hoặc do yêu cầu của luật pháp. Nếu Người lao động vi phạm điều khoản này, Người lao động sẽ phải bồi thường và giữ cho Người sử dụng lao động khỏi mọi mất mát, trách nhiệm và thiệt hại. </w:t>
      </w:r>
    </w:p>
    <w:p w14:paraId="00FF2A52" w14:textId="77777777" w:rsidR="0037402C" w:rsidRPr="005431BE" w:rsidRDefault="0037402C" w:rsidP="00EA746D">
      <w:pPr>
        <w:pStyle w:val="ListParagraph"/>
        <w:keepNext/>
        <w:keepLines/>
        <w:widowControl w:val="0"/>
        <w:spacing w:after="0" w:line="240" w:lineRule="atLeast"/>
        <w:jc w:val="both"/>
        <w:rPr>
          <w:rFonts w:ascii="Times New Roman" w:hAnsi="Times New Roman" w:cs="Times New Roman"/>
          <w:color w:val="000000" w:themeColor="text1"/>
          <w:sz w:val="26"/>
          <w:szCs w:val="26"/>
          <w:lang w:eastAsia="ko-KR"/>
        </w:rPr>
      </w:pPr>
      <w:r w:rsidRPr="005431BE">
        <w:rPr>
          <w:rFonts w:ascii="Times New Roman" w:hAnsi="Times New Roman" w:cs="Times New Roman"/>
          <w:i/>
          <w:iCs/>
          <w:color w:val="000000" w:themeColor="text1"/>
          <w:sz w:val="20"/>
          <w:lang w:eastAsia="ko-KR"/>
        </w:rPr>
        <w:t xml:space="preserve">The Employee shall at all times, including after resignation, use all reasonable endeavors to keep strictly confidential any confidential information (including but not limited to information,  secrets, and other matters which are of a proprietary or confidential nature) and shall not use or disclose such confidential information except with the prior written consent of the Employer or </w:t>
      </w:r>
      <w:r w:rsidRPr="005431BE">
        <w:rPr>
          <w:rFonts w:ascii="Times New Roman" w:hAnsi="Times New Roman" w:cs="Times New Roman"/>
          <w:i/>
          <w:iCs/>
          <w:color w:val="000000" w:themeColor="text1"/>
          <w:sz w:val="20"/>
          <w:lang w:val="en-GB" w:eastAsia="ko-KR"/>
        </w:rPr>
        <w:t>by any requirement of law</w:t>
      </w:r>
      <w:r w:rsidRPr="005431BE">
        <w:rPr>
          <w:rFonts w:ascii="Times New Roman" w:hAnsi="Times New Roman" w:cs="Times New Roman"/>
          <w:i/>
          <w:iCs/>
          <w:color w:val="000000" w:themeColor="text1"/>
          <w:sz w:val="20"/>
          <w:lang w:eastAsia="ko-KR"/>
        </w:rPr>
        <w:t>. If the Employee commits a breach of this, the Employee shall indemnify and hold the  Employer harmless from and against any and all losses, liabilities, damages.</w:t>
      </w:r>
    </w:p>
    <w:p w14:paraId="35F5B2D3" w14:textId="3FDDF40C" w:rsidR="0037402C" w:rsidRDefault="0037402C" w:rsidP="000E56C8">
      <w:pPr>
        <w:keepNext/>
        <w:keepLines/>
        <w:widowControl w:val="0"/>
        <w:tabs>
          <w:tab w:val="left" w:pos="540"/>
        </w:tabs>
        <w:spacing w:after="0" w:line="280" w:lineRule="exact"/>
        <w:ind w:left="540" w:hanging="540"/>
        <w:jc w:val="both"/>
        <w:rPr>
          <w:rFonts w:ascii="Times New Roman" w:eastAsia="Times New Roman" w:hAnsi="Times New Roman" w:cs="Times New Roman"/>
          <w:i/>
          <w:iCs/>
          <w:color w:val="000000" w:themeColor="text1"/>
          <w:sz w:val="26"/>
          <w:szCs w:val="26"/>
          <w:lang w:eastAsia="ko-KR"/>
        </w:rPr>
      </w:pPr>
    </w:p>
    <w:p w14:paraId="748D5E9B" w14:textId="77777777" w:rsidR="0037402C" w:rsidRPr="005431BE" w:rsidRDefault="0037402C" w:rsidP="0037402C">
      <w:pPr>
        <w:keepNext/>
        <w:keepLines/>
        <w:widowControl w:val="0"/>
        <w:tabs>
          <w:tab w:val="left" w:pos="1260"/>
        </w:tabs>
        <w:spacing w:after="0" w:line="280" w:lineRule="exact"/>
        <w:rPr>
          <w:rFonts w:ascii="Times New Roman" w:hAnsi="Times New Roman" w:cs="Times New Roman"/>
          <w:b/>
          <w:i/>
          <w:iCs/>
          <w:color w:val="000000" w:themeColor="text1"/>
          <w:sz w:val="20"/>
          <w:lang w:eastAsia="ko-KR"/>
        </w:rPr>
      </w:pPr>
      <w:r w:rsidRPr="005431BE">
        <w:rPr>
          <w:rFonts w:ascii="Times New Roman" w:eastAsia="Times New Roman" w:hAnsi="Times New Roman" w:cs="Times New Roman"/>
          <w:b/>
          <w:iCs/>
          <w:color w:val="000000" w:themeColor="text1"/>
          <w:sz w:val="26"/>
          <w:szCs w:val="26"/>
        </w:rPr>
        <w:t xml:space="preserve">Điều 4 : </w:t>
      </w:r>
      <w:r w:rsidRPr="005431BE">
        <w:rPr>
          <w:rFonts w:ascii="Times New Roman" w:eastAsia="Times New Roman" w:hAnsi="Times New Roman" w:cs="Times New Roman"/>
          <w:b/>
          <w:iCs/>
          <w:color w:val="000000" w:themeColor="text1"/>
          <w:sz w:val="26"/>
          <w:szCs w:val="26"/>
        </w:rPr>
        <w:tab/>
        <w:t>Nghĩa vụ và quyền hạn của Người sử dụng lao động</w:t>
      </w:r>
      <w:r w:rsidRPr="005431BE">
        <w:rPr>
          <w:rFonts w:ascii="Times New Roman" w:eastAsia="Times New Roman" w:hAnsi="Times New Roman" w:cs="Times New Roman"/>
          <w:b/>
          <w:iCs/>
          <w:color w:val="000000" w:themeColor="text1"/>
          <w:sz w:val="26"/>
          <w:szCs w:val="26"/>
        </w:rPr>
        <w:br/>
      </w:r>
      <w:r w:rsidRPr="005431BE">
        <w:rPr>
          <w:rFonts w:ascii="Times New Roman" w:eastAsia="Times New Roman" w:hAnsi="Times New Roman" w:cs="Times New Roman"/>
          <w:b/>
          <w:i/>
          <w:iCs/>
          <w:color w:val="000000" w:themeColor="text1"/>
          <w:sz w:val="20"/>
        </w:rPr>
        <w:t>Article 4 :</w:t>
      </w:r>
      <w:r w:rsidRPr="005431BE">
        <w:rPr>
          <w:rFonts w:ascii="Times New Roman" w:eastAsia="Times New Roman" w:hAnsi="Times New Roman" w:cs="Times New Roman"/>
          <w:b/>
          <w:i/>
          <w:iCs/>
          <w:color w:val="000000" w:themeColor="text1"/>
          <w:sz w:val="20"/>
        </w:rPr>
        <w:tab/>
        <w:t>Obligations and rights of Employer</w:t>
      </w:r>
    </w:p>
    <w:p w14:paraId="361B1286" w14:textId="77777777" w:rsidR="0037402C" w:rsidRPr="005431BE" w:rsidRDefault="0037402C" w:rsidP="0037402C">
      <w:pPr>
        <w:keepNext/>
        <w:keepLines/>
        <w:widowControl w:val="0"/>
        <w:spacing w:after="0" w:line="280" w:lineRule="exact"/>
        <w:rPr>
          <w:rFonts w:ascii="Times New Roman" w:hAnsi="Times New Roman" w:cs="Times New Roman"/>
          <w:b/>
          <w:iCs/>
          <w:color w:val="000000" w:themeColor="text1"/>
          <w:sz w:val="20"/>
          <w:lang w:eastAsia="ko-KR"/>
        </w:rPr>
      </w:pPr>
    </w:p>
    <w:p w14:paraId="47A25E4B" w14:textId="0A56CCE6" w:rsidR="0037402C" w:rsidRPr="005431BE" w:rsidRDefault="0037402C" w:rsidP="0037402C">
      <w:pPr>
        <w:pStyle w:val="ListParagraph"/>
        <w:keepNext/>
        <w:keepLines/>
        <w:widowControl w:val="0"/>
        <w:spacing w:after="0" w:line="280" w:lineRule="exact"/>
        <w:ind w:left="540"/>
        <w:jc w:val="both"/>
        <w:rPr>
          <w:rFonts w:ascii="Times New Roman" w:eastAsia="Times New Roman" w:hAnsi="Times New Roman" w:cs="Times New Roman"/>
          <w:b/>
          <w:iCs/>
          <w:color w:val="000000" w:themeColor="text1"/>
          <w:sz w:val="26"/>
          <w:szCs w:val="26"/>
        </w:rPr>
      </w:pPr>
      <w:r>
        <w:rPr>
          <w:rFonts w:ascii="Times New Roman" w:eastAsia="Times New Roman" w:hAnsi="Times New Roman" w:cs="Times New Roman"/>
          <w:b/>
          <w:iCs/>
          <w:color w:val="000000" w:themeColor="text1"/>
          <w:sz w:val="26"/>
          <w:szCs w:val="26"/>
        </w:rPr>
        <w:t xml:space="preserve">1.  </w:t>
      </w:r>
      <w:r w:rsidRPr="005431BE">
        <w:rPr>
          <w:rFonts w:ascii="Times New Roman" w:eastAsia="Times New Roman" w:hAnsi="Times New Roman" w:cs="Times New Roman"/>
          <w:b/>
          <w:iCs/>
          <w:color w:val="000000" w:themeColor="text1"/>
          <w:sz w:val="26"/>
          <w:szCs w:val="26"/>
        </w:rPr>
        <w:t>Quyền hạn:</w:t>
      </w:r>
    </w:p>
    <w:p w14:paraId="5BA92EFE" w14:textId="660074F0" w:rsidR="0037402C" w:rsidRPr="005431BE" w:rsidRDefault="0037402C" w:rsidP="0037402C">
      <w:pPr>
        <w:keepNext/>
        <w:keepLines/>
        <w:widowControl w:val="0"/>
        <w:tabs>
          <w:tab w:val="left" w:pos="540"/>
        </w:tabs>
        <w:spacing w:after="0" w:line="280" w:lineRule="exact"/>
        <w:ind w:left="540" w:hanging="540"/>
        <w:jc w:val="both"/>
        <w:rPr>
          <w:rFonts w:ascii="Times New Roman" w:eastAsia="Times New Roman" w:hAnsi="Times New Roman" w:cs="Times New Roman"/>
          <w:i/>
          <w:iCs/>
          <w:color w:val="000000" w:themeColor="text1"/>
          <w:sz w:val="26"/>
          <w:szCs w:val="26"/>
          <w:lang w:eastAsia="ko-KR"/>
        </w:rPr>
      </w:pPr>
      <w:r w:rsidRPr="005431BE">
        <w:rPr>
          <w:rFonts w:ascii="Times New Roman" w:eastAsia="Times New Roman" w:hAnsi="Times New Roman" w:cs="Times New Roman"/>
          <w:b/>
          <w:i/>
          <w:iCs/>
          <w:color w:val="000000" w:themeColor="text1"/>
          <w:sz w:val="20"/>
        </w:rPr>
        <w:tab/>
      </w:r>
      <w:r>
        <w:rPr>
          <w:rFonts w:ascii="Times New Roman" w:eastAsia="Times New Roman" w:hAnsi="Times New Roman" w:cs="Times New Roman"/>
          <w:b/>
          <w:i/>
          <w:iCs/>
          <w:color w:val="000000" w:themeColor="text1"/>
          <w:sz w:val="20"/>
        </w:rPr>
        <w:tab/>
        <w:t xml:space="preserve">    </w:t>
      </w:r>
      <w:r w:rsidRPr="005431BE">
        <w:rPr>
          <w:rFonts w:ascii="Times New Roman" w:eastAsia="Times New Roman" w:hAnsi="Times New Roman" w:cs="Times New Roman"/>
          <w:b/>
          <w:i/>
          <w:iCs/>
          <w:color w:val="000000" w:themeColor="text1"/>
          <w:sz w:val="20"/>
        </w:rPr>
        <w:t>Rights</w:t>
      </w:r>
    </w:p>
    <w:p w14:paraId="2138FC99" w14:textId="77777777" w:rsidR="000E56C8" w:rsidRPr="005431BE" w:rsidRDefault="000E56C8" w:rsidP="000E56C8">
      <w:pPr>
        <w:pStyle w:val="ListParagraph"/>
        <w:keepNext/>
        <w:keepLines/>
        <w:widowControl w:val="0"/>
        <w:spacing w:after="0" w:line="280" w:lineRule="exact"/>
        <w:ind w:left="540"/>
        <w:jc w:val="both"/>
        <w:rPr>
          <w:rFonts w:ascii="Times New Roman" w:hAnsi="Times New Roman" w:cs="Times New Roman"/>
          <w:i/>
          <w:iCs/>
          <w:color w:val="000000" w:themeColor="text1"/>
          <w:sz w:val="20"/>
          <w:lang w:eastAsia="ko-KR"/>
        </w:rPr>
      </w:pPr>
    </w:p>
    <w:p w14:paraId="4499692C" w14:textId="468A581F" w:rsidR="0037402C" w:rsidRPr="005431BE" w:rsidRDefault="0037402C" w:rsidP="0037402C">
      <w:pPr>
        <w:pStyle w:val="ListParagraph"/>
        <w:keepNext/>
        <w:keepLines/>
        <w:widowControl w:val="0"/>
        <w:numPr>
          <w:ilvl w:val="0"/>
          <w:numId w:val="8"/>
        </w:numPr>
        <w:spacing w:after="0" w:line="280" w:lineRule="exact"/>
        <w:ind w:left="540" w:hanging="540"/>
        <w:jc w:val="both"/>
        <w:rPr>
          <w:rFonts w:ascii="Times New Roman" w:eastAsia="Times New Roman" w:hAnsi="Times New Roman" w:cs="Times New Roman"/>
          <w:iCs/>
          <w:color w:val="000000" w:themeColor="text1"/>
          <w:sz w:val="26"/>
          <w:szCs w:val="26"/>
        </w:rPr>
      </w:pPr>
      <w:r w:rsidRPr="005431BE">
        <w:rPr>
          <w:rFonts w:ascii="Times New Roman" w:eastAsia="Times New Roman" w:hAnsi="Times New Roman" w:cs="Times New Roman"/>
          <w:iCs/>
          <w:color w:val="000000" w:themeColor="text1"/>
          <w:sz w:val="26"/>
          <w:szCs w:val="26"/>
        </w:rPr>
        <w:t>Điều hành Người lao động hoàn thành công việc theo Hợp đồng (bố trí, điều chuyển, tạm ngừng việc…)</w:t>
      </w:r>
    </w:p>
    <w:p w14:paraId="4C649F5D" w14:textId="77777777" w:rsidR="0037402C" w:rsidRPr="005431BE" w:rsidRDefault="0037402C" w:rsidP="0037402C">
      <w:pPr>
        <w:pStyle w:val="ListParagraph"/>
        <w:keepNext/>
        <w:keepLines/>
        <w:widowControl w:val="0"/>
        <w:spacing w:after="0" w:line="280" w:lineRule="exact"/>
        <w:ind w:left="540" w:hanging="540"/>
        <w:jc w:val="both"/>
        <w:rPr>
          <w:rFonts w:ascii="Times New Roman" w:hAnsi="Times New Roman" w:cs="Times New Roman"/>
          <w:i/>
          <w:iCs/>
          <w:color w:val="000000" w:themeColor="text1"/>
          <w:lang w:eastAsia="ko-KR"/>
        </w:rPr>
      </w:pPr>
      <w:r w:rsidRPr="005431BE">
        <w:rPr>
          <w:rFonts w:ascii="Times New Roman" w:eastAsia="Times New Roman" w:hAnsi="Times New Roman" w:cs="Times New Roman"/>
          <w:i/>
          <w:iCs/>
          <w:color w:val="000000" w:themeColor="text1"/>
        </w:rPr>
        <w:lastRenderedPageBreak/>
        <w:tab/>
      </w:r>
      <w:r w:rsidRPr="005431BE">
        <w:rPr>
          <w:rFonts w:ascii="Times New Roman" w:eastAsia="Times New Roman" w:hAnsi="Times New Roman" w:cs="Times New Roman"/>
          <w:i/>
          <w:iCs/>
          <w:color w:val="000000" w:themeColor="text1"/>
          <w:sz w:val="20"/>
        </w:rPr>
        <w:t>To manage the Employee to fulfill the works in accordance with the Contract (assign, appoint, postpone…)</w:t>
      </w:r>
    </w:p>
    <w:p w14:paraId="4B429F95" w14:textId="77777777" w:rsidR="0037402C" w:rsidRPr="005431BE" w:rsidRDefault="0037402C" w:rsidP="0037402C">
      <w:pPr>
        <w:pStyle w:val="ListParagraph"/>
        <w:keepNext/>
        <w:keepLines/>
        <w:widowControl w:val="0"/>
        <w:spacing w:after="0" w:line="280" w:lineRule="exact"/>
        <w:ind w:left="540" w:hanging="540"/>
        <w:jc w:val="both"/>
        <w:rPr>
          <w:rFonts w:ascii="Times New Roman" w:eastAsia="Times New Roman" w:hAnsi="Times New Roman" w:cs="Times New Roman"/>
          <w:i/>
          <w:iCs/>
          <w:color w:val="000000" w:themeColor="text1"/>
          <w:sz w:val="26"/>
          <w:szCs w:val="26"/>
          <w:lang w:eastAsia="ko-KR"/>
        </w:rPr>
      </w:pPr>
      <w:r w:rsidRPr="005431BE">
        <w:rPr>
          <w:rFonts w:ascii="Times New Roman" w:hAnsi="Times New Roman" w:cs="Times New Roman"/>
          <w:i/>
          <w:iCs/>
          <w:color w:val="000000" w:themeColor="text1"/>
          <w:lang w:eastAsia="ko-KR"/>
        </w:rPr>
        <w:t xml:space="preserve">        </w:t>
      </w:r>
    </w:p>
    <w:p w14:paraId="55F0E714" w14:textId="77777777" w:rsidR="0037402C" w:rsidRPr="005431BE" w:rsidRDefault="0037402C" w:rsidP="0037402C">
      <w:pPr>
        <w:pStyle w:val="ListParagraph"/>
        <w:keepNext/>
        <w:keepLines/>
        <w:widowControl w:val="0"/>
        <w:numPr>
          <w:ilvl w:val="0"/>
          <w:numId w:val="2"/>
        </w:numPr>
        <w:spacing w:after="0" w:line="280" w:lineRule="exact"/>
        <w:ind w:left="540" w:hanging="540"/>
        <w:jc w:val="both"/>
        <w:rPr>
          <w:rFonts w:ascii="Times New Roman" w:eastAsia="Times New Roman" w:hAnsi="Times New Roman" w:cs="Times New Roman"/>
          <w:iCs/>
          <w:color w:val="000000" w:themeColor="text1"/>
          <w:sz w:val="26"/>
          <w:szCs w:val="26"/>
        </w:rPr>
      </w:pPr>
      <w:r w:rsidRPr="005431BE">
        <w:rPr>
          <w:rFonts w:ascii="Times New Roman" w:eastAsia="Times New Roman" w:hAnsi="Times New Roman" w:cs="Times New Roman"/>
          <w:iCs/>
          <w:color w:val="000000" w:themeColor="text1"/>
          <w:sz w:val="26"/>
          <w:szCs w:val="26"/>
        </w:rPr>
        <w:t>Tạm hoãn, chấm dứt Hợp đồng, kỷ luật Người lao động theo quy định của pháp luật, Thỏa ước lao động tập thể (nếu có) và nội quy lao động của Công ty.</w:t>
      </w:r>
    </w:p>
    <w:p w14:paraId="15DDBCD7" w14:textId="59C62EED" w:rsidR="0037402C" w:rsidRDefault="0037402C" w:rsidP="0037402C">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r w:rsidRPr="005431BE">
        <w:rPr>
          <w:rFonts w:ascii="Times New Roman" w:eastAsia="Times New Roman" w:hAnsi="Times New Roman" w:cs="Times New Roman"/>
          <w:i/>
          <w:iCs/>
          <w:color w:val="000000" w:themeColor="text1"/>
          <w:sz w:val="20"/>
        </w:rPr>
        <w:t>To postpone, terminate the Contract, penalty the Employee in accordance with the law, Collective labour agreement (if any) and</w:t>
      </w:r>
      <w:r w:rsidRPr="005431BE">
        <w:rPr>
          <w:rFonts w:ascii="Times New Roman" w:hAnsi="Times New Roman" w:cs="Times New Roman"/>
          <w:i/>
          <w:iCs/>
          <w:color w:val="000000" w:themeColor="text1"/>
          <w:sz w:val="20"/>
          <w:lang w:eastAsia="ko-KR"/>
        </w:rPr>
        <w:t xml:space="preserve"> i</w:t>
      </w:r>
      <w:r w:rsidRPr="005431BE">
        <w:rPr>
          <w:rFonts w:ascii="Times New Roman" w:eastAsia="Times New Roman" w:hAnsi="Times New Roman" w:cs="Times New Roman"/>
          <w:i/>
          <w:iCs/>
          <w:color w:val="000000" w:themeColor="text1"/>
          <w:sz w:val="20"/>
        </w:rPr>
        <w:t>nternal labor regulations of the Company.</w:t>
      </w:r>
    </w:p>
    <w:p w14:paraId="230332F6" w14:textId="4CC6BA51" w:rsidR="0037402C" w:rsidRDefault="0037402C" w:rsidP="0037402C">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p>
    <w:p w14:paraId="7109D33B" w14:textId="77777777" w:rsidR="0037402C" w:rsidRPr="005431BE" w:rsidRDefault="0037402C" w:rsidP="0037402C">
      <w:pPr>
        <w:keepNext/>
        <w:keepLines/>
        <w:widowControl w:val="0"/>
        <w:spacing w:after="0" w:line="280" w:lineRule="exact"/>
        <w:rPr>
          <w:rFonts w:ascii="Times New Roman" w:hAnsi="Times New Roman" w:cs="Times New Roman"/>
          <w:iCs/>
          <w:color w:val="000000" w:themeColor="text1"/>
          <w:sz w:val="20"/>
          <w:lang w:eastAsia="ko-KR"/>
        </w:rPr>
      </w:pPr>
    </w:p>
    <w:p w14:paraId="20F9708D" w14:textId="0D3BF570" w:rsidR="0037402C" w:rsidRPr="005431BE" w:rsidRDefault="0037402C" w:rsidP="0037402C">
      <w:pPr>
        <w:pStyle w:val="ListParagraph"/>
        <w:keepNext/>
        <w:keepLines/>
        <w:widowControl w:val="0"/>
        <w:tabs>
          <w:tab w:val="left" w:pos="630"/>
        </w:tabs>
        <w:spacing w:after="0" w:line="280" w:lineRule="exact"/>
        <w:ind w:left="630"/>
        <w:jc w:val="both"/>
        <w:rPr>
          <w:rFonts w:ascii="Times New Roman" w:eastAsia="Times New Roman" w:hAnsi="Times New Roman" w:cs="Times New Roman"/>
          <w:b/>
          <w:iCs/>
          <w:color w:val="000000" w:themeColor="text1"/>
          <w:sz w:val="26"/>
          <w:szCs w:val="26"/>
        </w:rPr>
      </w:pPr>
      <w:r>
        <w:rPr>
          <w:rFonts w:ascii="Times New Roman" w:eastAsia="Times New Roman" w:hAnsi="Times New Roman" w:cs="Times New Roman"/>
          <w:b/>
          <w:iCs/>
          <w:color w:val="000000" w:themeColor="text1"/>
          <w:sz w:val="26"/>
          <w:szCs w:val="26"/>
        </w:rPr>
        <w:t xml:space="preserve">2.  </w:t>
      </w:r>
      <w:r w:rsidRPr="005431BE">
        <w:rPr>
          <w:rFonts w:ascii="Times New Roman" w:eastAsia="Times New Roman" w:hAnsi="Times New Roman" w:cs="Times New Roman"/>
          <w:b/>
          <w:iCs/>
          <w:color w:val="000000" w:themeColor="text1"/>
          <w:sz w:val="26"/>
          <w:szCs w:val="26"/>
        </w:rPr>
        <w:t>Nghĩa vụ :</w:t>
      </w:r>
    </w:p>
    <w:p w14:paraId="1C5F9D47" w14:textId="1FEB6A3A" w:rsidR="0037402C" w:rsidRPr="005431BE" w:rsidRDefault="0037402C" w:rsidP="0037402C">
      <w:pPr>
        <w:pStyle w:val="ListParagraph"/>
        <w:keepNext/>
        <w:keepLines/>
        <w:widowControl w:val="0"/>
        <w:spacing w:after="0" w:line="280" w:lineRule="exact"/>
        <w:ind w:left="540"/>
        <w:jc w:val="both"/>
        <w:rPr>
          <w:rFonts w:ascii="Times New Roman" w:hAnsi="Times New Roman" w:cs="Times New Roman"/>
          <w:b/>
          <w:i/>
          <w:iCs/>
          <w:color w:val="000000" w:themeColor="text1"/>
          <w:sz w:val="20"/>
          <w:lang w:eastAsia="ko-KR"/>
        </w:rPr>
      </w:pPr>
      <w:r>
        <w:rPr>
          <w:rFonts w:ascii="Times New Roman" w:eastAsia="Times New Roman" w:hAnsi="Times New Roman" w:cs="Times New Roman"/>
          <w:b/>
          <w:i/>
          <w:iCs/>
          <w:color w:val="000000" w:themeColor="text1"/>
          <w:sz w:val="20"/>
        </w:rPr>
        <w:t xml:space="preserve">        </w:t>
      </w:r>
      <w:r w:rsidRPr="005431BE">
        <w:rPr>
          <w:rFonts w:ascii="Times New Roman" w:eastAsia="Times New Roman" w:hAnsi="Times New Roman" w:cs="Times New Roman"/>
          <w:b/>
          <w:i/>
          <w:iCs/>
          <w:color w:val="000000" w:themeColor="text1"/>
          <w:sz w:val="20"/>
        </w:rPr>
        <w:t>Obligations:</w:t>
      </w:r>
    </w:p>
    <w:p w14:paraId="7EE6A30B" w14:textId="77777777" w:rsidR="0037402C" w:rsidRPr="005431BE" w:rsidRDefault="0037402C" w:rsidP="0037402C">
      <w:pPr>
        <w:pStyle w:val="ListParagraph"/>
        <w:keepNext/>
        <w:keepLines/>
        <w:widowControl w:val="0"/>
        <w:spacing w:after="0" w:line="280" w:lineRule="exact"/>
        <w:ind w:left="540"/>
        <w:jc w:val="both"/>
        <w:rPr>
          <w:rFonts w:ascii="Times New Roman" w:hAnsi="Times New Roman" w:cs="Times New Roman"/>
          <w:i/>
          <w:iCs/>
          <w:color w:val="000000" w:themeColor="text1"/>
          <w:sz w:val="20"/>
          <w:lang w:eastAsia="ko-KR"/>
        </w:rPr>
      </w:pPr>
    </w:p>
    <w:p w14:paraId="3C043DF8" w14:textId="77777777" w:rsidR="0037402C" w:rsidRPr="005431BE" w:rsidRDefault="0037402C" w:rsidP="0037402C">
      <w:pPr>
        <w:keepNext/>
        <w:keepLines/>
        <w:widowControl w:val="0"/>
        <w:spacing w:after="0" w:line="280" w:lineRule="exact"/>
        <w:ind w:left="540"/>
        <w:jc w:val="both"/>
        <w:rPr>
          <w:rFonts w:ascii="Times New Roman" w:hAnsi="Times New Roman" w:cs="Times New Roman"/>
          <w:sz w:val="26"/>
          <w:szCs w:val="26"/>
        </w:rPr>
      </w:pPr>
      <w:r w:rsidRPr="005431BE">
        <w:rPr>
          <w:rFonts w:ascii="Times New Roman" w:hAnsi="Times New Roman" w:cs="Times New Roman"/>
          <w:sz w:val="26"/>
          <w:szCs w:val="26"/>
        </w:rPr>
        <w:t>Thực hiện đầy đủ những điều khoản đã cam kết trong Hợp đồng để Người lao động làm việc đạt hiệu quả. Bảo đảm việc làm cho Người lao động theo Hợp đồng đã ký. Thanh toán đầy đủ và đúng hạn các chế độ và quyền lợi của Người lao động theo thỏa thuận.</w:t>
      </w:r>
    </w:p>
    <w:p w14:paraId="09CA2645" w14:textId="77777777" w:rsidR="0037402C" w:rsidRPr="005431BE" w:rsidRDefault="0037402C" w:rsidP="0037402C">
      <w:pPr>
        <w:keepNext/>
        <w:keepLines/>
        <w:widowControl w:val="0"/>
        <w:spacing w:after="0" w:line="280" w:lineRule="exact"/>
        <w:ind w:left="540"/>
        <w:jc w:val="both"/>
        <w:rPr>
          <w:rFonts w:ascii="Times New Roman" w:hAnsi="Times New Roman" w:cs="Times New Roman"/>
          <w:i/>
          <w:iCs/>
          <w:sz w:val="20"/>
          <w:lang w:eastAsia="ko-KR"/>
        </w:rPr>
      </w:pPr>
      <w:r w:rsidRPr="005431BE">
        <w:rPr>
          <w:rFonts w:ascii="Times New Roman" w:hAnsi="Times New Roman" w:cs="Times New Roman"/>
          <w:i/>
          <w:iCs/>
          <w:sz w:val="20"/>
        </w:rPr>
        <w:t>To perform all terms and conditions committed in this Contract for the purpose of the employee's work efficiency; to guarantee employment as agreed in this Contract. To pay the Employee remuneration and other benefits in full and on time as committed.</w:t>
      </w:r>
    </w:p>
    <w:p w14:paraId="5FA454CB" w14:textId="79196AEA" w:rsidR="000E56C8" w:rsidRDefault="000E56C8" w:rsidP="000E56C8">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p>
    <w:p w14:paraId="0B055EDA" w14:textId="77777777" w:rsidR="0037402C" w:rsidRPr="005431BE" w:rsidRDefault="0037402C" w:rsidP="0037402C">
      <w:pPr>
        <w:keepNext/>
        <w:keepLines/>
        <w:widowControl w:val="0"/>
        <w:tabs>
          <w:tab w:val="left" w:pos="1170"/>
        </w:tabs>
        <w:spacing w:after="0" w:line="280" w:lineRule="exact"/>
        <w:jc w:val="both"/>
        <w:rPr>
          <w:rFonts w:ascii="Times New Roman" w:eastAsia="Times New Roman" w:hAnsi="Times New Roman" w:cs="Times New Roman"/>
          <w:b/>
          <w:iCs/>
          <w:color w:val="000000" w:themeColor="text1"/>
          <w:sz w:val="26"/>
          <w:szCs w:val="26"/>
        </w:rPr>
      </w:pPr>
      <w:r w:rsidRPr="005431BE">
        <w:rPr>
          <w:rFonts w:ascii="Times New Roman" w:eastAsia="Times New Roman" w:hAnsi="Times New Roman" w:cs="Times New Roman"/>
          <w:b/>
          <w:iCs/>
          <w:color w:val="000000" w:themeColor="text1"/>
          <w:sz w:val="26"/>
          <w:szCs w:val="26"/>
        </w:rPr>
        <w:t xml:space="preserve">Điều 5: </w:t>
      </w:r>
      <w:r w:rsidRPr="005431BE">
        <w:rPr>
          <w:rFonts w:ascii="Times New Roman" w:eastAsia="Times New Roman" w:hAnsi="Times New Roman" w:cs="Times New Roman"/>
          <w:b/>
          <w:iCs/>
          <w:color w:val="000000" w:themeColor="text1"/>
          <w:sz w:val="26"/>
          <w:szCs w:val="26"/>
        </w:rPr>
        <w:tab/>
        <w:t>Điều khoản thi hành</w:t>
      </w:r>
    </w:p>
    <w:p w14:paraId="68148C63" w14:textId="77777777" w:rsidR="0037402C" w:rsidRPr="005431BE" w:rsidRDefault="0037402C" w:rsidP="0037402C">
      <w:pPr>
        <w:keepNext/>
        <w:keepLines/>
        <w:widowControl w:val="0"/>
        <w:tabs>
          <w:tab w:val="left" w:pos="1170"/>
        </w:tabs>
        <w:spacing w:after="0" w:line="280" w:lineRule="exact"/>
        <w:jc w:val="both"/>
        <w:rPr>
          <w:rFonts w:ascii="Times New Roman" w:hAnsi="Times New Roman" w:cs="Times New Roman"/>
          <w:b/>
          <w:i/>
          <w:iCs/>
          <w:color w:val="000000" w:themeColor="text1"/>
          <w:sz w:val="20"/>
          <w:lang w:eastAsia="ko-KR"/>
        </w:rPr>
      </w:pPr>
      <w:r w:rsidRPr="005431BE">
        <w:rPr>
          <w:rFonts w:ascii="Times New Roman" w:eastAsia="Times New Roman" w:hAnsi="Times New Roman" w:cs="Times New Roman"/>
          <w:b/>
          <w:i/>
          <w:iCs/>
          <w:color w:val="000000" w:themeColor="text1"/>
          <w:sz w:val="20"/>
        </w:rPr>
        <w:t xml:space="preserve">Article 5: </w:t>
      </w:r>
      <w:r w:rsidRPr="005431BE">
        <w:rPr>
          <w:rFonts w:ascii="Times New Roman" w:eastAsia="Times New Roman" w:hAnsi="Times New Roman" w:cs="Times New Roman"/>
          <w:b/>
          <w:i/>
          <w:iCs/>
          <w:color w:val="000000" w:themeColor="text1"/>
          <w:sz w:val="20"/>
        </w:rPr>
        <w:tab/>
        <w:t>Implementation provisions</w:t>
      </w:r>
    </w:p>
    <w:p w14:paraId="5F278AD1" w14:textId="04550CF5" w:rsidR="0037402C" w:rsidRDefault="0037402C" w:rsidP="000E56C8">
      <w:pPr>
        <w:pStyle w:val="ListParagraph"/>
        <w:keepNext/>
        <w:keepLines/>
        <w:widowControl w:val="0"/>
        <w:spacing w:after="0" w:line="280" w:lineRule="exact"/>
        <w:ind w:left="540"/>
        <w:jc w:val="both"/>
        <w:rPr>
          <w:rFonts w:ascii="Times New Roman" w:eastAsia="Times New Roman" w:hAnsi="Times New Roman" w:cs="Times New Roman"/>
          <w:i/>
          <w:iCs/>
          <w:color w:val="000000" w:themeColor="text1"/>
          <w:sz w:val="20"/>
        </w:rPr>
      </w:pPr>
    </w:p>
    <w:p w14:paraId="740FC9C5" w14:textId="77777777" w:rsidR="0037402C" w:rsidRPr="005431BE" w:rsidRDefault="0037402C" w:rsidP="0037402C">
      <w:pPr>
        <w:pStyle w:val="ListParagraph"/>
        <w:keepNext/>
        <w:keepLines/>
        <w:widowControl w:val="0"/>
        <w:numPr>
          <w:ilvl w:val="0"/>
          <w:numId w:val="2"/>
        </w:numPr>
        <w:spacing w:after="0" w:line="280" w:lineRule="exact"/>
        <w:ind w:left="630" w:hanging="630"/>
        <w:jc w:val="both"/>
        <w:rPr>
          <w:rFonts w:ascii="Times New Roman" w:eastAsia="Times New Roman" w:hAnsi="Times New Roman" w:cs="Times New Roman"/>
          <w:iCs/>
          <w:color w:val="000000" w:themeColor="text1"/>
          <w:sz w:val="26"/>
          <w:szCs w:val="26"/>
        </w:rPr>
      </w:pPr>
      <w:r w:rsidRPr="005431BE">
        <w:rPr>
          <w:rFonts w:ascii="Times New Roman" w:eastAsia="Times New Roman" w:hAnsi="Times New Roman" w:cs="Times New Roman"/>
          <w:iCs/>
          <w:color w:val="000000" w:themeColor="text1"/>
          <w:sz w:val="26"/>
          <w:szCs w:val="26"/>
        </w:rPr>
        <w:t>Những vấn đề về lao động không ghi trong hợp đồng này thì áp dụng quy định của Thỏa ước tập thể (nếu có) và Nội quy lao động của Công ty, trường hợp chưa có Thỏa ước tập thể hoặc Nội quy lao động thì áp dụng quy định pháp luật lao động liên quan.</w:t>
      </w:r>
    </w:p>
    <w:p w14:paraId="1CBC81A1" w14:textId="77777777" w:rsidR="0037402C" w:rsidRPr="005431BE" w:rsidRDefault="0037402C" w:rsidP="0037402C">
      <w:pPr>
        <w:pStyle w:val="ListParagraph"/>
        <w:keepNext/>
        <w:keepLines/>
        <w:widowControl w:val="0"/>
        <w:spacing w:after="0" w:line="280" w:lineRule="exact"/>
        <w:ind w:left="630"/>
        <w:jc w:val="both"/>
        <w:rPr>
          <w:rFonts w:ascii="Times New Roman" w:hAnsi="Times New Roman" w:cs="Times New Roman"/>
          <w:i/>
          <w:iCs/>
          <w:color w:val="000000" w:themeColor="text1"/>
          <w:sz w:val="20"/>
          <w:lang w:eastAsia="ko-KR"/>
        </w:rPr>
      </w:pPr>
      <w:r w:rsidRPr="005431BE">
        <w:rPr>
          <w:rFonts w:ascii="Times New Roman" w:eastAsia="Times New Roman" w:hAnsi="Times New Roman" w:cs="Times New Roman"/>
          <w:i/>
          <w:iCs/>
          <w:color w:val="000000" w:themeColor="text1"/>
          <w:sz w:val="20"/>
        </w:rPr>
        <w:t xml:space="preserve">Any labor matter is not covered by this Contract which shall be applied in accordance with provisions of Collective labor agreement (if any) and </w:t>
      </w:r>
      <w:r w:rsidRPr="005431BE">
        <w:rPr>
          <w:rFonts w:ascii="Times New Roman" w:hAnsi="Times New Roman" w:cs="Times New Roman"/>
          <w:i/>
          <w:iCs/>
          <w:color w:val="000000" w:themeColor="text1"/>
          <w:sz w:val="20"/>
          <w:lang w:eastAsia="ko-KR"/>
        </w:rPr>
        <w:t>i</w:t>
      </w:r>
      <w:r w:rsidRPr="005431BE">
        <w:rPr>
          <w:rFonts w:ascii="Times New Roman" w:eastAsia="Times New Roman" w:hAnsi="Times New Roman" w:cs="Times New Roman"/>
          <w:i/>
          <w:iCs/>
          <w:color w:val="000000" w:themeColor="text1"/>
          <w:sz w:val="20"/>
        </w:rPr>
        <w:t xml:space="preserve">nternal labor regulation of the Company, in case where there is neither Collective labor agreement nor </w:t>
      </w:r>
      <w:r w:rsidRPr="005431BE">
        <w:rPr>
          <w:rFonts w:ascii="Times New Roman" w:hAnsi="Times New Roman" w:cs="Times New Roman"/>
          <w:i/>
          <w:iCs/>
          <w:color w:val="000000" w:themeColor="text1"/>
          <w:sz w:val="20"/>
          <w:lang w:eastAsia="ko-KR"/>
        </w:rPr>
        <w:t>i</w:t>
      </w:r>
      <w:r w:rsidRPr="005431BE">
        <w:rPr>
          <w:rFonts w:ascii="Times New Roman" w:eastAsia="Times New Roman" w:hAnsi="Times New Roman" w:cs="Times New Roman"/>
          <w:i/>
          <w:iCs/>
          <w:color w:val="000000" w:themeColor="text1"/>
          <w:sz w:val="20"/>
        </w:rPr>
        <w:t>nternal labor regulation, the relevant labor regulations shall be applied.</w:t>
      </w:r>
    </w:p>
    <w:p w14:paraId="06C5C918" w14:textId="77777777" w:rsidR="0037402C" w:rsidRPr="005431BE" w:rsidRDefault="0037402C" w:rsidP="0037402C">
      <w:pPr>
        <w:pStyle w:val="ListParagraph"/>
        <w:keepNext/>
        <w:keepLines/>
        <w:widowControl w:val="0"/>
        <w:spacing w:after="0" w:line="280" w:lineRule="exact"/>
        <w:ind w:left="630" w:hanging="630"/>
        <w:jc w:val="both"/>
        <w:rPr>
          <w:rFonts w:ascii="Times New Roman" w:eastAsia="Times New Roman" w:hAnsi="Times New Roman" w:cs="Times New Roman"/>
          <w:i/>
          <w:iCs/>
          <w:color w:val="000000" w:themeColor="text1"/>
          <w:sz w:val="26"/>
          <w:szCs w:val="26"/>
          <w:lang w:eastAsia="ko-KR"/>
        </w:rPr>
      </w:pPr>
    </w:p>
    <w:p w14:paraId="6CC05BC2" w14:textId="77777777" w:rsidR="0037402C" w:rsidRPr="005431BE" w:rsidRDefault="0037402C" w:rsidP="0037402C">
      <w:pPr>
        <w:pStyle w:val="ListParagraph"/>
        <w:keepNext/>
        <w:keepLines/>
        <w:widowControl w:val="0"/>
        <w:numPr>
          <w:ilvl w:val="0"/>
          <w:numId w:val="2"/>
        </w:numPr>
        <w:spacing w:after="0" w:line="280" w:lineRule="exact"/>
        <w:ind w:left="630" w:hanging="630"/>
        <w:jc w:val="both"/>
        <w:rPr>
          <w:rFonts w:ascii="Times New Roman" w:eastAsia="Times New Roman" w:hAnsi="Times New Roman" w:cs="Times New Roman"/>
          <w:iCs/>
          <w:color w:val="000000" w:themeColor="text1"/>
          <w:sz w:val="26"/>
          <w:szCs w:val="26"/>
        </w:rPr>
      </w:pPr>
      <w:r w:rsidRPr="005431BE">
        <w:rPr>
          <w:rFonts w:ascii="Times New Roman" w:eastAsia="Times New Roman" w:hAnsi="Times New Roman" w:cs="Times New Roman"/>
          <w:iCs/>
          <w:color w:val="000000" w:themeColor="text1"/>
          <w:sz w:val="26"/>
          <w:szCs w:val="26"/>
        </w:rPr>
        <w:t xml:space="preserve">Hợp đồng lao động được làm thành 02 bản có giá trị ngang nhau và mỗi bên giữ một bản để thi hành. Trong trường hợp có sự khác nhau giữa tiếng Anh và tiếng Việt, tiếng Anh sẽ được áp dụng để giải thích. </w:t>
      </w:r>
    </w:p>
    <w:p w14:paraId="2A8D0A9A" w14:textId="77777777" w:rsidR="0037402C" w:rsidRPr="005431BE" w:rsidRDefault="0037402C" w:rsidP="0037402C">
      <w:pPr>
        <w:pStyle w:val="ListParagraph"/>
        <w:keepNext/>
        <w:keepLines/>
        <w:widowControl w:val="0"/>
        <w:spacing w:after="0" w:line="280" w:lineRule="exact"/>
        <w:ind w:left="630"/>
        <w:jc w:val="both"/>
        <w:rPr>
          <w:rFonts w:ascii="Times New Roman" w:hAnsi="Times New Roman" w:cs="Times New Roman"/>
          <w:i/>
          <w:iCs/>
          <w:color w:val="000000" w:themeColor="text1"/>
          <w:sz w:val="20"/>
          <w:lang w:eastAsia="ko-KR"/>
        </w:rPr>
      </w:pPr>
      <w:r w:rsidRPr="005431BE">
        <w:rPr>
          <w:rFonts w:ascii="Times New Roman" w:eastAsia="Times New Roman" w:hAnsi="Times New Roman" w:cs="Times New Roman"/>
          <w:i/>
          <w:iCs/>
          <w:color w:val="000000" w:themeColor="text1"/>
          <w:sz w:val="20"/>
        </w:rPr>
        <w:t xml:space="preserve">Labor contract is made in 2 copies of equal validity and each party keeps one copy for implementation. If there is any discrepancy between Vietnamese language and English language, English shall prevail for interpretation. </w:t>
      </w:r>
    </w:p>
    <w:p w14:paraId="4DDEB698" w14:textId="77777777" w:rsidR="0037402C" w:rsidRPr="005431BE" w:rsidRDefault="0037402C" w:rsidP="0037402C">
      <w:pPr>
        <w:pStyle w:val="ListParagraph"/>
        <w:keepNext/>
        <w:keepLines/>
        <w:widowControl w:val="0"/>
        <w:spacing w:after="0" w:line="280" w:lineRule="exact"/>
        <w:ind w:left="630" w:hanging="630"/>
        <w:jc w:val="both"/>
        <w:rPr>
          <w:rFonts w:ascii="Times New Roman" w:eastAsia="Times New Roman" w:hAnsi="Times New Roman" w:cs="Times New Roman"/>
          <w:i/>
          <w:iCs/>
          <w:color w:val="000000" w:themeColor="text1"/>
          <w:sz w:val="20"/>
        </w:rPr>
      </w:pPr>
    </w:p>
    <w:p w14:paraId="068B1B97" w14:textId="77777777" w:rsidR="000E56C8" w:rsidRPr="005431BE" w:rsidRDefault="000E56C8" w:rsidP="0037402C">
      <w:pPr>
        <w:pStyle w:val="ListParagraph"/>
        <w:keepNext/>
        <w:keepLines/>
        <w:widowControl w:val="0"/>
        <w:tabs>
          <w:tab w:val="left" w:pos="3330"/>
        </w:tabs>
        <w:spacing w:after="0" w:line="280" w:lineRule="exact"/>
        <w:ind w:left="630" w:hanging="630"/>
        <w:jc w:val="both"/>
        <w:rPr>
          <w:rFonts w:ascii="Times New Roman" w:hAnsi="Times New Roman" w:cs="Times New Roman"/>
          <w:i/>
          <w:color w:val="000000" w:themeColor="text1"/>
          <w:sz w:val="20"/>
          <w:lang w:eastAsia="ko-KR"/>
        </w:rPr>
      </w:pPr>
    </w:p>
    <w:p w14:paraId="0FF9282F" w14:textId="2FAD4D5F" w:rsidR="00A42928" w:rsidRPr="005431BE" w:rsidRDefault="001A0874" w:rsidP="001A0874">
      <w:pPr>
        <w:pStyle w:val="ListParagraph"/>
        <w:keepNext/>
        <w:keepLines/>
        <w:widowControl w:val="0"/>
        <w:ind w:left="360" w:firstLine="360"/>
        <w:rPr>
          <w:rFonts w:ascii="Times New Roman" w:eastAsia="Times New Roman" w:hAnsi="Times New Roman" w:cs="Times New Roman"/>
          <w:b/>
          <w:iCs/>
          <w:color w:val="000000" w:themeColor="text1"/>
          <w:sz w:val="26"/>
          <w:szCs w:val="26"/>
        </w:rPr>
      </w:pPr>
      <w:r>
        <w:rPr>
          <w:rFonts w:ascii="Times New Roman" w:eastAsia="Times New Roman" w:hAnsi="Times New Roman" w:cs="Times New Roman"/>
          <w:b/>
          <w:iCs/>
          <w:color w:val="000000" w:themeColor="text1"/>
          <w:sz w:val="26"/>
          <w:szCs w:val="26"/>
        </w:rPr>
        <w:t xml:space="preserve">      </w:t>
      </w:r>
      <w:r w:rsidR="00A42928" w:rsidRPr="005431BE">
        <w:rPr>
          <w:rFonts w:ascii="Times New Roman" w:eastAsia="Times New Roman" w:hAnsi="Times New Roman" w:cs="Times New Roman"/>
          <w:b/>
          <w:iCs/>
          <w:color w:val="000000" w:themeColor="text1"/>
          <w:sz w:val="26"/>
          <w:szCs w:val="26"/>
        </w:rPr>
        <w:t>Người lao động</w:t>
      </w:r>
      <w:r w:rsidR="00A42928">
        <w:rPr>
          <w:rFonts w:ascii="Times New Roman" w:eastAsia="Times New Roman" w:hAnsi="Times New Roman" w:cs="Times New Roman"/>
          <w:b/>
          <w:iCs/>
          <w:color w:val="000000" w:themeColor="text1"/>
          <w:sz w:val="26"/>
          <w:szCs w:val="26"/>
        </w:rPr>
        <w:t xml:space="preserve"> </w:t>
      </w:r>
      <w:r w:rsidR="00A42928">
        <w:rPr>
          <w:rFonts w:ascii="Times New Roman" w:eastAsia="Times New Roman" w:hAnsi="Times New Roman" w:cs="Times New Roman"/>
          <w:b/>
          <w:iCs/>
          <w:color w:val="000000" w:themeColor="text1"/>
          <w:sz w:val="26"/>
          <w:szCs w:val="26"/>
        </w:rPr>
        <w:tab/>
      </w:r>
      <w:r w:rsidR="00A42928">
        <w:rPr>
          <w:rFonts w:ascii="Times New Roman" w:eastAsia="Times New Roman" w:hAnsi="Times New Roman" w:cs="Times New Roman"/>
          <w:b/>
          <w:iCs/>
          <w:color w:val="000000" w:themeColor="text1"/>
          <w:sz w:val="26"/>
          <w:szCs w:val="26"/>
        </w:rPr>
        <w:tab/>
      </w:r>
      <w:r w:rsidR="00A42928">
        <w:rPr>
          <w:rFonts w:ascii="Times New Roman" w:eastAsia="Times New Roman" w:hAnsi="Times New Roman" w:cs="Times New Roman"/>
          <w:b/>
          <w:iCs/>
          <w:color w:val="000000" w:themeColor="text1"/>
          <w:sz w:val="26"/>
          <w:szCs w:val="26"/>
        </w:rPr>
        <w:tab/>
      </w:r>
      <w:r w:rsidR="00A42928">
        <w:rPr>
          <w:rFonts w:ascii="Times New Roman" w:eastAsia="Times New Roman" w:hAnsi="Times New Roman" w:cs="Times New Roman"/>
          <w:b/>
          <w:iCs/>
          <w:color w:val="000000" w:themeColor="text1"/>
          <w:sz w:val="26"/>
          <w:szCs w:val="26"/>
        </w:rPr>
        <w:tab/>
      </w:r>
      <w:r>
        <w:rPr>
          <w:rFonts w:ascii="Times New Roman" w:eastAsia="Times New Roman" w:hAnsi="Times New Roman" w:cs="Times New Roman"/>
          <w:b/>
          <w:iCs/>
          <w:color w:val="000000" w:themeColor="text1"/>
          <w:sz w:val="26"/>
          <w:szCs w:val="26"/>
        </w:rPr>
        <w:tab/>
      </w:r>
      <w:r w:rsidR="008C1941">
        <w:rPr>
          <w:rFonts w:ascii="Times New Roman" w:eastAsia="Times New Roman" w:hAnsi="Times New Roman" w:cs="Times New Roman"/>
          <w:b/>
          <w:iCs/>
          <w:color w:val="000000" w:themeColor="text1"/>
          <w:sz w:val="26"/>
          <w:szCs w:val="26"/>
        </w:rPr>
        <w:t xml:space="preserve">       </w:t>
      </w:r>
      <w:r w:rsidR="00A42928" w:rsidRPr="005431BE">
        <w:rPr>
          <w:rFonts w:ascii="Times New Roman" w:eastAsia="Times New Roman" w:hAnsi="Times New Roman" w:cs="Times New Roman"/>
          <w:b/>
          <w:iCs/>
          <w:color w:val="000000" w:themeColor="text1"/>
          <w:sz w:val="26"/>
          <w:szCs w:val="26"/>
        </w:rPr>
        <w:t xml:space="preserve">Người </w:t>
      </w:r>
      <w:r w:rsidRPr="005431BE">
        <w:rPr>
          <w:rFonts w:ascii="Times New Roman" w:eastAsia="Times New Roman" w:hAnsi="Times New Roman" w:cs="Times New Roman"/>
          <w:b/>
          <w:iCs/>
          <w:color w:val="000000" w:themeColor="text1"/>
          <w:sz w:val="26"/>
          <w:szCs w:val="26"/>
        </w:rPr>
        <w:t xml:space="preserve">sử dụng </w:t>
      </w:r>
      <w:r w:rsidR="00A42928" w:rsidRPr="005431BE">
        <w:rPr>
          <w:rFonts w:ascii="Times New Roman" w:eastAsia="Times New Roman" w:hAnsi="Times New Roman" w:cs="Times New Roman"/>
          <w:b/>
          <w:iCs/>
          <w:color w:val="000000" w:themeColor="text1"/>
          <w:sz w:val="26"/>
          <w:szCs w:val="26"/>
        </w:rPr>
        <w:t>lao động</w:t>
      </w:r>
    </w:p>
    <w:p w14:paraId="6487504A" w14:textId="66898E1F" w:rsidR="00A42928" w:rsidRPr="00A42928" w:rsidRDefault="008C1941" w:rsidP="008C1941">
      <w:pPr>
        <w:pStyle w:val="ListParagraph"/>
        <w:keepNext/>
        <w:keepLines/>
        <w:widowControl w:val="0"/>
        <w:rPr>
          <w:rFonts w:ascii="Times New Roman" w:eastAsia="Times New Roman" w:hAnsi="Times New Roman" w:cs="Times New Roman"/>
          <w:b/>
          <w:i/>
          <w:iCs/>
          <w:color w:val="000000" w:themeColor="text1"/>
          <w:sz w:val="20"/>
        </w:rPr>
      </w:pPr>
      <w:r>
        <w:rPr>
          <w:rFonts w:ascii="Times New Roman" w:eastAsia="Times New Roman" w:hAnsi="Times New Roman" w:cs="Times New Roman"/>
          <w:b/>
          <w:i/>
          <w:iCs/>
          <w:color w:val="000000" w:themeColor="text1"/>
          <w:sz w:val="20"/>
        </w:rPr>
        <w:t xml:space="preserve">       </w:t>
      </w:r>
      <w:r w:rsidR="001A0874">
        <w:rPr>
          <w:rFonts w:ascii="Times New Roman" w:eastAsia="Times New Roman" w:hAnsi="Times New Roman" w:cs="Times New Roman"/>
          <w:b/>
          <w:i/>
          <w:iCs/>
          <w:color w:val="000000" w:themeColor="text1"/>
          <w:sz w:val="20"/>
        </w:rPr>
        <w:t xml:space="preserve">   </w:t>
      </w:r>
      <w:r>
        <w:rPr>
          <w:rFonts w:ascii="Times New Roman" w:eastAsia="Times New Roman" w:hAnsi="Times New Roman" w:cs="Times New Roman"/>
          <w:b/>
          <w:i/>
          <w:iCs/>
          <w:color w:val="000000" w:themeColor="text1"/>
          <w:sz w:val="20"/>
        </w:rPr>
        <w:t xml:space="preserve">    </w:t>
      </w:r>
      <w:r w:rsidR="00A42928" w:rsidRPr="005431BE">
        <w:rPr>
          <w:rFonts w:ascii="Times New Roman" w:eastAsia="Times New Roman" w:hAnsi="Times New Roman" w:cs="Times New Roman"/>
          <w:b/>
          <w:i/>
          <w:iCs/>
          <w:color w:val="000000" w:themeColor="text1"/>
          <w:sz w:val="20"/>
        </w:rPr>
        <w:t>Employ</w:t>
      </w:r>
      <w:r w:rsidR="001A0874">
        <w:rPr>
          <w:rFonts w:ascii="Times New Roman" w:eastAsia="Times New Roman" w:hAnsi="Times New Roman" w:cs="Times New Roman"/>
          <w:b/>
          <w:i/>
          <w:iCs/>
          <w:color w:val="000000" w:themeColor="text1"/>
          <w:sz w:val="20"/>
        </w:rPr>
        <w:t>ee</w:t>
      </w:r>
      <w:r w:rsidR="00A42928">
        <w:rPr>
          <w:rFonts w:ascii="Times New Roman" w:eastAsia="Times New Roman" w:hAnsi="Times New Roman" w:cs="Times New Roman"/>
          <w:b/>
          <w:i/>
          <w:iCs/>
          <w:color w:val="000000" w:themeColor="text1"/>
          <w:sz w:val="20"/>
        </w:rPr>
        <w:tab/>
      </w:r>
      <w:r w:rsidR="00A42928">
        <w:rPr>
          <w:rFonts w:ascii="Times New Roman" w:eastAsia="Times New Roman" w:hAnsi="Times New Roman" w:cs="Times New Roman"/>
          <w:b/>
          <w:i/>
          <w:iCs/>
          <w:color w:val="000000" w:themeColor="text1"/>
          <w:sz w:val="20"/>
        </w:rPr>
        <w:tab/>
      </w:r>
      <w:r w:rsidR="00A42928">
        <w:rPr>
          <w:rFonts w:ascii="Times New Roman" w:eastAsia="Times New Roman" w:hAnsi="Times New Roman" w:cs="Times New Roman"/>
          <w:b/>
          <w:i/>
          <w:iCs/>
          <w:color w:val="000000" w:themeColor="text1"/>
          <w:sz w:val="20"/>
        </w:rPr>
        <w:tab/>
      </w:r>
      <w:r w:rsidR="00A42928">
        <w:rPr>
          <w:rFonts w:ascii="Times New Roman" w:eastAsia="Times New Roman" w:hAnsi="Times New Roman" w:cs="Times New Roman"/>
          <w:b/>
          <w:i/>
          <w:iCs/>
          <w:color w:val="000000" w:themeColor="text1"/>
          <w:sz w:val="20"/>
        </w:rPr>
        <w:tab/>
      </w:r>
      <w:r w:rsidR="00A42928">
        <w:rPr>
          <w:rFonts w:ascii="Times New Roman" w:eastAsia="Times New Roman" w:hAnsi="Times New Roman" w:cs="Times New Roman"/>
          <w:b/>
          <w:i/>
          <w:iCs/>
          <w:color w:val="000000" w:themeColor="text1"/>
          <w:sz w:val="20"/>
        </w:rPr>
        <w:tab/>
      </w:r>
      <w:r>
        <w:rPr>
          <w:rFonts w:ascii="Times New Roman" w:eastAsia="Times New Roman" w:hAnsi="Times New Roman" w:cs="Times New Roman"/>
          <w:b/>
          <w:i/>
          <w:iCs/>
          <w:color w:val="000000" w:themeColor="text1"/>
          <w:sz w:val="20"/>
        </w:rPr>
        <w:t xml:space="preserve">                      </w:t>
      </w:r>
      <w:r w:rsidR="00A42928" w:rsidRPr="005431BE">
        <w:rPr>
          <w:rFonts w:ascii="Times New Roman" w:eastAsia="Times New Roman" w:hAnsi="Times New Roman" w:cs="Times New Roman"/>
          <w:b/>
          <w:i/>
          <w:iCs/>
          <w:color w:val="000000" w:themeColor="text1"/>
          <w:sz w:val="20"/>
        </w:rPr>
        <w:t>Employe</w:t>
      </w:r>
      <w:r w:rsidR="001A0874">
        <w:rPr>
          <w:rFonts w:ascii="Times New Roman" w:eastAsia="Times New Roman" w:hAnsi="Times New Roman" w:cs="Times New Roman"/>
          <w:b/>
          <w:i/>
          <w:iCs/>
          <w:color w:val="000000" w:themeColor="text1"/>
          <w:sz w:val="20"/>
        </w:rPr>
        <w:t>r</w:t>
      </w:r>
    </w:p>
    <w:p w14:paraId="36201015" w14:textId="77777777" w:rsidR="00A42928" w:rsidRPr="005431BE" w:rsidRDefault="00A42928" w:rsidP="00A42928">
      <w:pPr>
        <w:pStyle w:val="ListParagraph"/>
        <w:keepNext/>
        <w:keepLines/>
        <w:widowControl w:val="0"/>
        <w:ind w:left="0"/>
        <w:rPr>
          <w:rFonts w:ascii="Times New Roman" w:hAnsi="Times New Roman" w:cs="Times New Roman"/>
          <w:b/>
          <w:iCs/>
          <w:color w:val="000000" w:themeColor="text1"/>
          <w:sz w:val="20"/>
          <w:lang w:eastAsia="ko-KR"/>
        </w:rPr>
      </w:pPr>
    </w:p>
    <w:p w14:paraId="2A1191E2" w14:textId="1534FAD9" w:rsidR="001A0874" w:rsidRPr="002E2FD3" w:rsidRDefault="001A0874" w:rsidP="001A0874">
      <w:pPr>
        <w:pStyle w:val="ListParagraph"/>
        <w:keepNext/>
        <w:keepLines/>
        <w:widowControl w:val="0"/>
        <w:ind w:left="0" w:firstLine="630"/>
        <w:rPr>
          <w:rFonts w:ascii="Times New Roman" w:hAnsi="Times New Roman" w:cs="Times New Roman"/>
          <w:i/>
          <w:iCs/>
          <w:color w:val="000000" w:themeColor="text1"/>
          <w:lang w:eastAsia="ko-KR"/>
        </w:rPr>
      </w:pP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t xml:space="preserve">        </w:t>
      </w:r>
      <w:r w:rsidRPr="002E2FD3">
        <w:rPr>
          <w:rFonts w:ascii="Times New Roman" w:hAnsi="Times New Roman" w:cs="Times New Roman"/>
          <w:iCs/>
          <w:color w:val="000000" w:themeColor="text1"/>
          <w:sz w:val="26"/>
          <w:szCs w:val="26"/>
          <w:lang w:eastAsia="ko-KR"/>
        </w:rPr>
        <w:t xml:space="preserve">Giám đốc </w:t>
      </w:r>
      <w:r w:rsidRPr="002E2FD3">
        <w:rPr>
          <w:rFonts w:ascii="Times New Roman" w:hAnsi="Times New Roman" w:cs="Times New Roman"/>
          <w:i/>
          <w:iCs/>
          <w:color w:val="000000" w:themeColor="text1"/>
          <w:sz w:val="20"/>
          <w:lang w:eastAsia="ko-KR"/>
        </w:rPr>
        <w:t>(Director</w:t>
      </w:r>
      <w:r w:rsidRPr="002E2FD3">
        <w:rPr>
          <w:rFonts w:ascii="Times New Roman" w:hAnsi="Times New Roman" w:cs="Times New Roman"/>
          <w:iCs/>
          <w:color w:val="000000" w:themeColor="text1"/>
          <w:sz w:val="20"/>
          <w:lang w:eastAsia="ko-KR"/>
        </w:rPr>
        <w:t>)</w:t>
      </w:r>
    </w:p>
    <w:p w14:paraId="6AE77EB6" w14:textId="2E604DCE" w:rsidR="00A42928" w:rsidRPr="002E2FD3" w:rsidRDefault="001A0874" w:rsidP="00A42928">
      <w:pPr>
        <w:pStyle w:val="ListParagraph"/>
        <w:keepNext/>
        <w:keepLines/>
        <w:widowControl w:val="0"/>
        <w:tabs>
          <w:tab w:val="left" w:pos="3011"/>
        </w:tabs>
        <w:ind w:left="0"/>
        <w:rPr>
          <w:rFonts w:ascii="Times New Roman" w:hAnsi="Times New Roman" w:cs="Times New Roman"/>
          <w:iCs/>
          <w:color w:val="000000" w:themeColor="text1"/>
          <w:sz w:val="26"/>
          <w:szCs w:val="26"/>
          <w:lang w:eastAsia="ko-KR"/>
        </w:rPr>
      </w:pPr>
      <w:r>
        <w:rPr>
          <w:rFonts w:ascii="Times New Roman" w:hAnsi="Times New Roman" w:cs="Times New Roman"/>
          <w:iCs/>
          <w:color w:val="000000" w:themeColor="text1"/>
          <w:sz w:val="26"/>
          <w:szCs w:val="26"/>
          <w:lang w:eastAsia="ko-KR"/>
        </w:rPr>
        <w:tab/>
      </w:r>
      <w:r>
        <w:rPr>
          <w:rFonts w:ascii="Times New Roman" w:hAnsi="Times New Roman" w:cs="Times New Roman"/>
          <w:iCs/>
          <w:color w:val="000000" w:themeColor="text1"/>
          <w:sz w:val="26"/>
          <w:szCs w:val="26"/>
          <w:lang w:eastAsia="ko-KR"/>
        </w:rPr>
        <w:tab/>
      </w:r>
      <w:r w:rsidR="00A42928" w:rsidRPr="002E2FD3">
        <w:rPr>
          <w:rFonts w:ascii="Times New Roman" w:hAnsi="Times New Roman" w:cs="Times New Roman"/>
          <w:iCs/>
          <w:color w:val="000000" w:themeColor="text1"/>
          <w:sz w:val="26"/>
          <w:szCs w:val="26"/>
          <w:lang w:eastAsia="ko-KR"/>
        </w:rPr>
        <w:tab/>
      </w:r>
    </w:p>
    <w:p w14:paraId="4DF500C8" w14:textId="77777777" w:rsidR="00A42928" w:rsidRPr="002E2FD3" w:rsidRDefault="00A42928" w:rsidP="004674F6">
      <w:pPr>
        <w:pStyle w:val="ListParagraph"/>
        <w:keepNext/>
        <w:keepLines/>
        <w:widowControl w:val="0"/>
        <w:tabs>
          <w:tab w:val="center" w:pos="1985"/>
        </w:tabs>
        <w:ind w:left="0"/>
        <w:rPr>
          <w:rFonts w:ascii="Times New Roman" w:hAnsi="Times New Roman" w:cs="Times New Roman"/>
          <w:iCs/>
          <w:color w:val="000000" w:themeColor="text1"/>
          <w:sz w:val="26"/>
          <w:szCs w:val="26"/>
          <w:lang w:eastAsia="ko-KR"/>
        </w:rPr>
      </w:pPr>
    </w:p>
    <w:p w14:paraId="4B2BCB74" w14:textId="77777777" w:rsidR="00A42928" w:rsidRPr="002E2FD3" w:rsidRDefault="00A42928" w:rsidP="00A42928">
      <w:pPr>
        <w:pStyle w:val="ListParagraph"/>
        <w:keepNext/>
        <w:keepLines/>
        <w:widowControl w:val="0"/>
        <w:ind w:left="0"/>
        <w:rPr>
          <w:rFonts w:ascii="Times New Roman" w:hAnsi="Times New Roman" w:cs="Times New Roman"/>
          <w:iCs/>
          <w:color w:val="000000" w:themeColor="text1"/>
          <w:sz w:val="26"/>
          <w:szCs w:val="26"/>
          <w:lang w:eastAsia="ko-KR"/>
        </w:rPr>
      </w:pPr>
    </w:p>
    <w:p w14:paraId="6A28EFF7" w14:textId="77777777" w:rsidR="00A42928" w:rsidRPr="002E2FD3" w:rsidRDefault="00A42928" w:rsidP="00A42928">
      <w:pPr>
        <w:pStyle w:val="ListParagraph"/>
        <w:keepNext/>
        <w:keepLines/>
        <w:widowControl w:val="0"/>
        <w:ind w:left="0"/>
        <w:rPr>
          <w:rFonts w:ascii="Times New Roman" w:hAnsi="Times New Roman" w:cs="Times New Roman"/>
          <w:iCs/>
          <w:color w:val="000000" w:themeColor="text1"/>
          <w:sz w:val="26"/>
          <w:szCs w:val="26"/>
          <w:lang w:eastAsia="ko-KR"/>
        </w:rPr>
      </w:pPr>
    </w:p>
    <w:p w14:paraId="66684112" w14:textId="4D45EC12" w:rsidR="000E56C8" w:rsidRDefault="004674F6" w:rsidP="004674F6">
      <w:pPr>
        <w:keepNext/>
        <w:keepLines/>
        <w:widowControl w:val="0"/>
        <w:suppressLineNumbers/>
        <w:tabs>
          <w:tab w:val="center" w:pos="1985"/>
          <w:tab w:val="center" w:pos="7513"/>
        </w:tabs>
        <w:spacing w:after="0" w:line="280" w:lineRule="exact"/>
        <w:contextualSpacing/>
        <w:rPr>
          <w:rFonts w:ascii="Times New Roman" w:hAnsi="Times New Roman" w:cs="Times New Roman"/>
          <w:bCs/>
          <w:color w:val="000000" w:themeColor="text1"/>
          <w:sz w:val="26"/>
          <w:szCs w:val="26"/>
          <w:lang w:eastAsia="ko-KR"/>
        </w:rPr>
      </w:pPr>
      <w:r>
        <w:rPr>
          <w:rFonts w:ascii="Times New Roman" w:hAnsi="Times New Roman" w:cs="Times New Roman"/>
          <w:bCs/>
          <w:color w:val="000000" w:themeColor="text1"/>
          <w:sz w:val="26"/>
          <w:szCs w:val="26"/>
          <w:lang w:eastAsia="ko-KR"/>
        </w:rPr>
        <w:tab/>
      </w:r>
      <w:r w:rsidR="00EB16A0">
        <w:rPr>
          <w:rFonts w:ascii="Times New Roman" w:hAnsi="Times New Roman" w:cs="Times New Roman"/>
          <w:bCs/>
          <w:color w:val="000000" w:themeColor="text1"/>
          <w:sz w:val="26"/>
          <w:szCs w:val="26"/>
          <w:lang w:eastAsia="ko-KR"/>
        </w:rPr>
        <w:t>{{$o.</w:t>
      </w:r>
      <w:r w:rsidR="00B85000">
        <w:rPr>
          <w:rFonts w:ascii="Times New Roman" w:hAnsi="Times New Roman" w:cs="Times New Roman"/>
          <w:bCs/>
          <w:color w:val="000000" w:themeColor="text1"/>
          <w:sz w:val="26"/>
          <w:szCs w:val="26"/>
          <w:lang w:eastAsia="ko-KR"/>
        </w:rPr>
        <w:t>F</w:t>
      </w:r>
      <w:r w:rsidR="00EB16A0">
        <w:rPr>
          <w:rFonts w:ascii="Times New Roman" w:hAnsi="Times New Roman" w:cs="Times New Roman"/>
          <w:bCs/>
          <w:color w:val="000000" w:themeColor="text1"/>
          <w:sz w:val="26"/>
          <w:szCs w:val="26"/>
          <w:lang w:eastAsia="ko-KR"/>
        </w:rPr>
        <w:t>ULL_NAME}}</w:t>
      </w:r>
      <w:r>
        <w:rPr>
          <w:rFonts w:ascii="Times New Roman" w:hAnsi="Times New Roman" w:cs="Times New Roman"/>
          <w:bCs/>
          <w:color w:val="000000" w:themeColor="text1"/>
          <w:sz w:val="26"/>
          <w:szCs w:val="26"/>
          <w:lang w:eastAsia="ko-KR"/>
        </w:rPr>
        <w:tab/>
      </w:r>
      <w:r w:rsidR="001A0874">
        <w:rPr>
          <w:rFonts w:ascii="Times New Roman" w:hAnsi="Times New Roman" w:cs="Times New Roman" w:hint="eastAsia"/>
          <w:bCs/>
          <w:color w:val="000000" w:themeColor="text1"/>
          <w:sz w:val="26"/>
          <w:szCs w:val="26"/>
          <w:lang w:eastAsia="ko-KR"/>
        </w:rPr>
        <w:t>KIM JUN SEOB</w:t>
      </w:r>
    </w:p>
    <w:p w14:paraId="0AD52E45" w14:textId="6C119E1F" w:rsidR="00905F65" w:rsidRPr="00B91408" w:rsidRDefault="00905F65" w:rsidP="00D21415">
      <w:pPr>
        <w:spacing w:after="0" w:line="0" w:lineRule="atLeast"/>
        <w:rPr>
          <w:color w:val="FFFFFF" w:themeColor="background1"/>
          <w:sz w:val="2"/>
          <w:szCs w:val="2"/>
        </w:rPr>
      </w:pPr>
      <w:r w:rsidRPr="00B91408">
        <w:rPr>
          <w:color w:val="FFFFFF" w:themeColor="background1"/>
          <w:sz w:val="2"/>
          <w:szCs w:val="2"/>
        </w:rPr>
        <w:t>{{HTML `&lt;meta charset="UTF-8"&gt;&lt;body&gt;  &lt;br clear=all style='page-break-before:always'&gt;&lt;/body&gt;`</w:t>
      </w:r>
      <w:r w:rsidR="008A471E" w:rsidRPr="00B91408">
        <w:rPr>
          <w:color w:val="FFFFFF" w:themeColor="background1"/>
          <w:sz w:val="2"/>
          <w:szCs w:val="2"/>
        </w:rPr>
        <w:t>}</w:t>
      </w:r>
      <w:r w:rsidR="00A431A0" w:rsidRPr="00B91408">
        <w:rPr>
          <w:color w:val="FFFFFF" w:themeColor="background1"/>
          <w:sz w:val="2"/>
          <w:szCs w:val="2"/>
        </w:rPr>
        <w:t>}</w:t>
      </w:r>
    </w:p>
    <w:p w14:paraId="678B4756" w14:textId="41E9E5CF" w:rsidR="00905F65" w:rsidRPr="00B91408" w:rsidRDefault="008A471E" w:rsidP="00666370">
      <w:pPr>
        <w:spacing w:after="0" w:line="0" w:lineRule="atLeast"/>
        <w:rPr>
          <w:noProof/>
          <w:color w:val="FFFFFF" w:themeColor="background1"/>
          <w:sz w:val="2"/>
          <w:szCs w:val="2"/>
        </w:rPr>
      </w:pPr>
      <w:r w:rsidRPr="00B91408">
        <w:rPr>
          <w:noProof/>
          <w:color w:val="FFFFFF" w:themeColor="background1"/>
          <w:sz w:val="2"/>
          <w:szCs w:val="2"/>
        </w:rPr>
        <w:t>{{</w:t>
      </w:r>
      <w:r w:rsidR="00905F65" w:rsidRPr="00B91408">
        <w:rPr>
          <w:noProof/>
          <w:color w:val="FFFFFF" w:themeColor="background1"/>
          <w:sz w:val="2"/>
          <w:szCs w:val="2"/>
        </w:rPr>
        <w:t xml:space="preserve">END-FOR </w:t>
      </w:r>
      <w:r w:rsidR="00246D28" w:rsidRPr="00B91408">
        <w:rPr>
          <w:color w:val="FFFFFF" w:themeColor="background1"/>
          <w:sz w:val="2"/>
          <w:szCs w:val="2"/>
        </w:rPr>
        <w:t>o</w:t>
      </w:r>
      <w:r w:rsidRPr="00B91408">
        <w:rPr>
          <w:noProof/>
          <w:color w:val="FFFFFF" w:themeColor="background1"/>
          <w:sz w:val="2"/>
          <w:szCs w:val="2"/>
        </w:rPr>
        <w:t>}}</w:t>
      </w:r>
    </w:p>
    <w:sectPr w:rsidR="00905F65" w:rsidRPr="00B91408" w:rsidSect="00B8303B">
      <w:pgSz w:w="11906" w:h="16838" w:code="9"/>
      <w:pgMar w:top="1440"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57A25"/>
    <w:multiLevelType w:val="hybridMultilevel"/>
    <w:tmpl w:val="B9F2249A"/>
    <w:lvl w:ilvl="0" w:tplc="A46E8EC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218F16B3"/>
    <w:multiLevelType w:val="hybridMultilevel"/>
    <w:tmpl w:val="23F48B42"/>
    <w:lvl w:ilvl="0" w:tplc="986CD35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41DD3"/>
    <w:multiLevelType w:val="hybridMultilevel"/>
    <w:tmpl w:val="4C609422"/>
    <w:lvl w:ilvl="0" w:tplc="6678774E">
      <w:start w:val="1"/>
      <w:numFmt w:val="decimal"/>
      <w:lvlText w:val="%1."/>
      <w:lvlJc w:val="left"/>
      <w:pPr>
        <w:ind w:left="360" w:hanging="360"/>
      </w:pPr>
      <w:rPr>
        <w:rFont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3320DA"/>
    <w:multiLevelType w:val="hybridMultilevel"/>
    <w:tmpl w:val="E8DE0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77BC0"/>
    <w:multiLevelType w:val="hybridMultilevel"/>
    <w:tmpl w:val="327C13C6"/>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720521B"/>
    <w:multiLevelType w:val="hybridMultilevel"/>
    <w:tmpl w:val="ED069D6E"/>
    <w:lvl w:ilvl="0" w:tplc="04090005">
      <w:start w:val="1"/>
      <w:numFmt w:val="bullet"/>
      <w:lvlText w:val=""/>
      <w:lvlJc w:val="left"/>
      <w:pPr>
        <w:ind w:left="1211" w:hanging="360"/>
      </w:pPr>
      <w:rPr>
        <w:rFonts w:ascii="Wingdings" w:hAnsi="Wingdings"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4C163778"/>
    <w:multiLevelType w:val="hybridMultilevel"/>
    <w:tmpl w:val="6BC27FC2"/>
    <w:lvl w:ilvl="0" w:tplc="CA8867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D1519E"/>
    <w:multiLevelType w:val="hybridMultilevel"/>
    <w:tmpl w:val="8FC282D6"/>
    <w:lvl w:ilvl="0" w:tplc="04090005">
      <w:start w:val="1"/>
      <w:numFmt w:val="bullet"/>
      <w:lvlText w:val=""/>
      <w:lvlJc w:val="left"/>
      <w:pPr>
        <w:ind w:left="819" w:hanging="360"/>
      </w:pPr>
      <w:rPr>
        <w:rFonts w:ascii="Wingdings" w:hAnsi="Wingdings"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8" w15:restartNumberingAfterBreak="0">
    <w:nsid w:val="76142F1F"/>
    <w:multiLevelType w:val="hybridMultilevel"/>
    <w:tmpl w:val="6BEE1354"/>
    <w:lvl w:ilvl="0" w:tplc="CA88670A">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5C0A6F"/>
    <w:multiLevelType w:val="hybridMultilevel"/>
    <w:tmpl w:val="72DA8E6C"/>
    <w:lvl w:ilvl="0" w:tplc="6756C9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4"/>
  </w:num>
  <w:num w:numId="4">
    <w:abstractNumId w:val="2"/>
  </w:num>
  <w:num w:numId="5">
    <w:abstractNumId w:val="3"/>
  </w:num>
  <w:num w:numId="6">
    <w:abstractNumId w:val="5"/>
  </w:num>
  <w:num w:numId="7">
    <w:abstractNumId w:val="7"/>
  </w:num>
  <w:num w:numId="8">
    <w:abstractNumId w:val="6"/>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4F"/>
    <w:rsid w:val="00063803"/>
    <w:rsid w:val="00072987"/>
    <w:rsid w:val="00075064"/>
    <w:rsid w:val="00093F47"/>
    <w:rsid w:val="000A751D"/>
    <w:rsid w:val="000B0B47"/>
    <w:rsid w:val="000E56C8"/>
    <w:rsid w:val="000E6E58"/>
    <w:rsid w:val="000F3EBF"/>
    <w:rsid w:val="0010640D"/>
    <w:rsid w:val="001A060F"/>
    <w:rsid w:val="001A0874"/>
    <w:rsid w:val="001A4D2C"/>
    <w:rsid w:val="001E44D8"/>
    <w:rsid w:val="002234CC"/>
    <w:rsid w:val="00245264"/>
    <w:rsid w:val="00246D28"/>
    <w:rsid w:val="00297B35"/>
    <w:rsid w:val="002D1D82"/>
    <w:rsid w:val="0034258F"/>
    <w:rsid w:val="0034273F"/>
    <w:rsid w:val="0034381F"/>
    <w:rsid w:val="00363422"/>
    <w:rsid w:val="003707AC"/>
    <w:rsid w:val="0037402C"/>
    <w:rsid w:val="003A052D"/>
    <w:rsid w:val="003F6674"/>
    <w:rsid w:val="00434CC4"/>
    <w:rsid w:val="0044467C"/>
    <w:rsid w:val="0046650D"/>
    <w:rsid w:val="004674F6"/>
    <w:rsid w:val="00483737"/>
    <w:rsid w:val="004C377D"/>
    <w:rsid w:val="004E7F5B"/>
    <w:rsid w:val="00501B67"/>
    <w:rsid w:val="0050265E"/>
    <w:rsid w:val="00523015"/>
    <w:rsid w:val="005302AE"/>
    <w:rsid w:val="00530CE1"/>
    <w:rsid w:val="00551E29"/>
    <w:rsid w:val="00554B41"/>
    <w:rsid w:val="00560BCB"/>
    <w:rsid w:val="005642B7"/>
    <w:rsid w:val="0056538C"/>
    <w:rsid w:val="00595B35"/>
    <w:rsid w:val="005A50CA"/>
    <w:rsid w:val="005D338C"/>
    <w:rsid w:val="00641A78"/>
    <w:rsid w:val="00666370"/>
    <w:rsid w:val="00672C25"/>
    <w:rsid w:val="00695AED"/>
    <w:rsid w:val="0069660D"/>
    <w:rsid w:val="006B2AF0"/>
    <w:rsid w:val="006D7599"/>
    <w:rsid w:val="00720FE0"/>
    <w:rsid w:val="007747EC"/>
    <w:rsid w:val="007C2622"/>
    <w:rsid w:val="007F24A2"/>
    <w:rsid w:val="007F531A"/>
    <w:rsid w:val="00847C57"/>
    <w:rsid w:val="00872E67"/>
    <w:rsid w:val="00895704"/>
    <w:rsid w:val="00897F99"/>
    <w:rsid w:val="008A471E"/>
    <w:rsid w:val="008C1941"/>
    <w:rsid w:val="008C3A0F"/>
    <w:rsid w:val="008F687C"/>
    <w:rsid w:val="0090454C"/>
    <w:rsid w:val="00905F65"/>
    <w:rsid w:val="00907F12"/>
    <w:rsid w:val="00912E08"/>
    <w:rsid w:val="009D219F"/>
    <w:rsid w:val="00A21976"/>
    <w:rsid w:val="00A276D9"/>
    <w:rsid w:val="00A41F84"/>
    <w:rsid w:val="00A42928"/>
    <w:rsid w:val="00A431A0"/>
    <w:rsid w:val="00A54989"/>
    <w:rsid w:val="00A6323E"/>
    <w:rsid w:val="00A70688"/>
    <w:rsid w:val="00A77464"/>
    <w:rsid w:val="00AC4579"/>
    <w:rsid w:val="00AF085A"/>
    <w:rsid w:val="00B35886"/>
    <w:rsid w:val="00B4002B"/>
    <w:rsid w:val="00B400D1"/>
    <w:rsid w:val="00B53451"/>
    <w:rsid w:val="00B578C2"/>
    <w:rsid w:val="00B8303B"/>
    <w:rsid w:val="00B85000"/>
    <w:rsid w:val="00B91408"/>
    <w:rsid w:val="00BD186F"/>
    <w:rsid w:val="00BE3A4F"/>
    <w:rsid w:val="00BE6A45"/>
    <w:rsid w:val="00C11E86"/>
    <w:rsid w:val="00C12EF1"/>
    <w:rsid w:val="00C66732"/>
    <w:rsid w:val="00C92425"/>
    <w:rsid w:val="00D21415"/>
    <w:rsid w:val="00D5188F"/>
    <w:rsid w:val="00D96A39"/>
    <w:rsid w:val="00DB3A6F"/>
    <w:rsid w:val="00DF48AF"/>
    <w:rsid w:val="00E327C9"/>
    <w:rsid w:val="00E374F1"/>
    <w:rsid w:val="00E750F8"/>
    <w:rsid w:val="00E82E30"/>
    <w:rsid w:val="00EA746D"/>
    <w:rsid w:val="00EB16A0"/>
    <w:rsid w:val="00EE5BD6"/>
    <w:rsid w:val="00F31965"/>
    <w:rsid w:val="00F43B3C"/>
    <w:rsid w:val="00F73565"/>
    <w:rsid w:val="00FB0670"/>
    <w:rsid w:val="00FD4A4E"/>
    <w:rsid w:val="00FF6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C86D"/>
  <w15:chartTrackingRefBased/>
  <w15:docId w15:val="{D0DFFEA7-E09D-4D68-ABE7-88EC7711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A4F"/>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E3A4F"/>
    <w:rPr>
      <w:sz w:val="18"/>
      <w:szCs w:val="18"/>
    </w:rPr>
  </w:style>
  <w:style w:type="paragraph" w:styleId="CommentText">
    <w:name w:val="annotation text"/>
    <w:basedOn w:val="Normal"/>
    <w:link w:val="CommentTextChar"/>
    <w:uiPriority w:val="99"/>
    <w:unhideWhenUsed/>
    <w:rsid w:val="00BE3A4F"/>
  </w:style>
  <w:style w:type="character" w:customStyle="1" w:styleId="CommentTextChar">
    <w:name w:val="Comment Text Char"/>
    <w:basedOn w:val="DefaultParagraphFont"/>
    <w:link w:val="CommentText"/>
    <w:uiPriority w:val="99"/>
    <w:rsid w:val="00BE3A4F"/>
    <w:rPr>
      <w:rFonts w:eastAsiaTheme="minorEastAsia"/>
    </w:rPr>
  </w:style>
  <w:style w:type="paragraph" w:styleId="ListParagraph">
    <w:name w:val="List Paragraph"/>
    <w:basedOn w:val="Normal"/>
    <w:uiPriority w:val="34"/>
    <w:qFormat/>
    <w:rsid w:val="002234CC"/>
    <w:pPr>
      <w:ind w:left="720"/>
      <w:contextualSpacing/>
    </w:pPr>
  </w:style>
  <w:style w:type="character" w:styleId="Emphasis">
    <w:name w:val="Emphasis"/>
    <w:basedOn w:val="DefaultParagraphFont"/>
    <w:uiPriority w:val="20"/>
    <w:qFormat/>
    <w:rsid w:val="000E56C8"/>
    <w:rPr>
      <w:i/>
      <w:iCs/>
    </w:rPr>
  </w:style>
  <w:style w:type="table" w:styleId="TableGrid">
    <w:name w:val="Table Grid"/>
    <w:basedOn w:val="TableNormal"/>
    <w:uiPriority w:val="59"/>
    <w:rsid w:val="00A4292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72E67"/>
    <w:pPr>
      <w:spacing w:line="240" w:lineRule="auto"/>
    </w:pPr>
    <w:rPr>
      <w:b/>
      <w:bCs/>
      <w:sz w:val="20"/>
      <w:szCs w:val="20"/>
    </w:rPr>
  </w:style>
  <w:style w:type="character" w:customStyle="1" w:styleId="CommentSubjectChar">
    <w:name w:val="Comment Subject Char"/>
    <w:basedOn w:val="CommentTextChar"/>
    <w:link w:val="CommentSubject"/>
    <w:uiPriority w:val="99"/>
    <w:semiHidden/>
    <w:rsid w:val="00872E67"/>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4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xù nhím</dc:creator>
  <cp:keywords/>
  <dc:description/>
  <cp:lastModifiedBy>KUROUSAGI</cp:lastModifiedBy>
  <cp:revision>92</cp:revision>
  <dcterms:created xsi:type="dcterms:W3CDTF">2021-06-04T05:58:00Z</dcterms:created>
  <dcterms:modified xsi:type="dcterms:W3CDTF">2021-06-11T03:25:00Z</dcterms:modified>
</cp:coreProperties>
</file>